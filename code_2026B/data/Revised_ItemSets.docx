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9gkbq2crn6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CoT/DCS_Delivery</w:t>
      </w:r>
      <w:r w:rsidDel="00000000" w:rsidR="00000000" w:rsidRPr="00000000">
        <w:rPr>
          <w:rtl w:val="0"/>
        </w:rPr>
      </w:r>
    </w:p>
    <w:p w:rsidR="00000000" w:rsidDel="00000000" w:rsidP="00000000" w:rsidRDefault="00000000" w:rsidRPr="00000000" w14:paraId="00000002">
      <w:pPr>
        <w:rPr/>
      </w:pPr>
      <w:hyperlink r:id="rId7">
        <w:r w:rsidDel="00000000" w:rsidR="00000000" w:rsidRPr="00000000">
          <w:rPr>
            <w:b w:val="1"/>
            <w:bCs w:val="1"/>
            <w:color w:val="1155cc"/>
            <w:u w:val="single"/>
            <w:rtl w:val="0"/>
          </w:rPr>
          <w:t xml:space="preserve">Construct map</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commentRangeStart w:id="0"/>
      <w:commentRangeStart w:id="1"/>
      <w:commentRangeStart w:id="2"/>
      <w:r w:rsidDel="00000000" w:rsidR="00000000" w:rsidRPr="00000000">
        <w:rPr>
          <w:rtl w:val="0"/>
        </w:rPr>
        <w:t xml:space="preserve">(A) </w:t>
      </w:r>
      <w:hyperlink w:anchor="kix.orm4td6d6evo">
        <w:r w:rsidDel="00000000" w:rsidR="00000000" w:rsidRPr="00000000">
          <w:rPr>
            <w:b w:val="1"/>
            <w:bCs w:val="1"/>
            <w:color w:val="1155cc"/>
            <w:u w:val="single"/>
            <w:rtl w:val="0"/>
          </w:rPr>
          <w:t xml:space="preserve">Revised OE item</w:t>
        </w:r>
      </w:hyperlink>
      <w:r w:rsidDel="00000000" w:rsidR="00000000" w:rsidRPr="00000000">
        <w:rPr>
          <w:rtl w:val="0"/>
        </w:rPr>
        <w:tab/>
        <w:t xml:space="preserve">(B) </w:t>
      </w:r>
      <w:hyperlink w:anchor="kix.pp5h1qf2zg1r">
        <w:r w:rsidDel="00000000" w:rsidR="00000000" w:rsidRPr="00000000">
          <w:rPr>
            <w:b w:val="1"/>
            <w:bCs w:val="1"/>
            <w:color w:val="1155cc"/>
            <w:u w:val="single"/>
            <w:rtl w:val="0"/>
          </w:rPr>
          <w:t xml:space="preserve">Revised OE SG</w:t>
        </w:r>
      </w:hyperlink>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t xml:space="preserve">(C) </w:t>
      </w:r>
      <w:hyperlink w:anchor="kix.uhf4ys68ohdn">
        <w:r w:rsidDel="00000000" w:rsidR="00000000" w:rsidRPr="00000000">
          <w:rPr>
            <w:b w:val="1"/>
            <w:bCs w:val="1"/>
            <w:color w:val="1155cc"/>
            <w:u w:val="single"/>
            <w:rtl w:val="0"/>
          </w:rPr>
          <w:t xml:space="preserve">Paired Human MC item</w:t>
        </w:r>
      </w:hyperlink>
      <w:r w:rsidDel="00000000" w:rsidR="00000000" w:rsidRPr="00000000">
        <w:rPr>
          <w:b w:val="1"/>
          <w:bCs w:val="1"/>
          <w:rtl w:val="0"/>
        </w:rPr>
        <w:tab/>
      </w:r>
      <w:r w:rsidDel="00000000" w:rsidR="00000000" w:rsidRPr="00000000">
        <w:rPr>
          <w:rtl w:val="0"/>
        </w:rPr>
        <w:t xml:space="preserve">(D) </w:t>
      </w:r>
      <w:hyperlink w:anchor="kix.pp5h1qf2zg1r">
        <w:r w:rsidDel="00000000" w:rsidR="00000000" w:rsidRPr="00000000">
          <w:rPr>
            <w:b w:val="1"/>
            <w:bCs w:val="1"/>
            <w:color w:val="1155cc"/>
            <w:u w:val="single"/>
            <w:rtl w:val="0"/>
          </w:rPr>
          <w:t xml:space="preserve">Paired Human MC SG</w:t>
        </w:r>
      </w:hyperlink>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rPr>
          <w:rtl w:val="0"/>
        </w:rPr>
      </w:r>
    </w:p>
    <w:bookmarkStart w:colFirst="0" w:colLast="0" w:name="kix.nfyb8vnj41a8" w:id="1"/>
    <w:bookmarkEnd w:id="1"/>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Delivery.00</w:t>
      </w:r>
      <w:r w:rsidDel="00000000" w:rsidR="00000000" w:rsidRPr="00000000">
        <w:rPr>
          <w:b w:val="1"/>
          <w:bCs w:val="1"/>
          <w:rtl w:val="0"/>
        </w:rPr>
        <w:t xml:space="preserve"> [OE]</w:t>
      </w:r>
      <w:r w:rsidDel="00000000" w:rsidR="00000000" w:rsidRPr="00000000">
        <w:rPr>
          <w:rtl w:val="0"/>
        </w:rPr>
      </w:r>
    </w:p>
    <w:p w:rsidR="00000000" w:rsidDel="00000000" w:rsidP="00000000" w:rsidRDefault="00000000" w:rsidRPr="00000000" w14:paraId="00000009">
      <w:pPr>
        <w:rPr>
          <w:b w:val="1"/>
          <w:bCs w:val="1"/>
          <w:color w:val="0000ff"/>
        </w:rPr>
      </w:pPr>
      <w:r w:rsidDel="00000000" w:rsidR="00000000" w:rsidRPr="00000000">
        <w:rPr>
          <w:b w:val="1"/>
          <w:bCs w:val="1"/>
          <w:color w:val="0000ff"/>
          <w:rtl w:val="0"/>
        </w:rPr>
        <w:t xml:space="preserve">DesignNote:</w:t>
      </w:r>
    </w:p>
    <w:p w:rsidR="00000000" w:rsidDel="00000000" w:rsidP="00000000" w:rsidRDefault="00000000" w:rsidRPr="00000000" w14:paraId="0000000A">
      <w:pPr>
        <w:rPr>
          <w:color w:val="0000ff"/>
        </w:rPr>
      </w:pPr>
      <w:r w:rsidDel="00000000" w:rsidR="00000000" w:rsidRPr="00000000">
        <w:rPr>
          <w:color w:val="0000ff"/>
          <w:rtl w:val="0"/>
        </w:rPr>
        <w:t xml:space="preserve">This item targets algorithmic problem solving and optimization in a cost-constrained environment. In Q1, students must identify and structure the given movement rules, time costs, and surcharges as input variables and model the task as a minimum-cost problem. Q2, they are required to compute the lowest-cost route on a specific map, and then Q3 generalize their reasoning by designing a step-by-step algorithm that guarantees an optimal solution. Thus, the item integrates problem modeling, constrained optimization, and algorithmic generalization into a single assessment task.</w:t>
      </w:r>
    </w:p>
    <w:p w:rsidR="00000000" w:rsidDel="00000000" w:rsidP="00000000" w:rsidRDefault="00000000" w:rsidRPr="00000000" w14:paraId="0000000B">
      <w:pPr>
        <w:rPr>
          <w:b w:val="1"/>
          <w:bCs w:val="1"/>
          <w:sz w:val="24"/>
          <w:szCs w:val="24"/>
        </w:rPr>
      </w:pPr>
      <w:r w:rsidDel="00000000" w:rsidR="00000000" w:rsidRPr="00000000">
        <w:rPr>
          <w:rtl w:val="0"/>
        </w:rPr>
      </w:r>
    </w:p>
    <w:bookmarkStart w:colFirst="0" w:colLast="0" w:name="kix.orm4td6d6evo" w:id="2"/>
    <w:bookmarkEnd w:id="2"/>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Delivery.00</w:t>
      </w:r>
      <w:r w:rsidDel="00000000" w:rsidR="00000000" w:rsidRPr="00000000">
        <w:rPr>
          <w:b w:val="1"/>
          <w:bCs w:val="1"/>
          <w:rtl w:val="0"/>
        </w:rPr>
        <w:t xml:space="preserve"> [OE]</w:t>
      </w:r>
      <w:r w:rsidDel="00000000" w:rsidR="00000000" w:rsidRPr="00000000">
        <w:rPr>
          <w:rtl w:val="0"/>
        </w:rPr>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You are planning to start a food delivery service using a robot. The map below shows the Start and End points of a possible delivery route, as well as obstacles the robot may encounter. Each square is labeled with a number, and the robot can move exactly one square at a time to a square that shares a side with its current square.  </w:t>
      </w:r>
    </w:p>
    <w:p w:rsidR="00000000" w:rsidDel="00000000" w:rsidP="00000000" w:rsidRDefault="00000000" w:rsidRPr="00000000" w14:paraId="0000000E">
      <w:pPr>
        <w:numPr>
          <w:ilvl w:val="0"/>
          <w:numId w:val="3"/>
        </w:numPr>
        <w:ind w:left="720" w:hanging="360"/>
        <w:rPr>
          <w:sz w:val="24"/>
          <w:szCs w:val="24"/>
        </w:rPr>
      </w:pPr>
      <w:r w:rsidDel="00000000" w:rsidR="00000000" w:rsidRPr="00000000">
        <w:rPr>
          <w:color w:val="0000ff"/>
          <w:sz w:val="24"/>
          <w:szCs w:val="24"/>
          <w:rtl w:val="0"/>
        </w:rPr>
        <w:t xml:space="preserve">Start square does not add time/cost (the robot begins there)</w:t>
      </w:r>
    </w:p>
    <w:p w:rsidR="00000000" w:rsidDel="00000000" w:rsidP="00000000" w:rsidRDefault="00000000" w:rsidRPr="00000000" w14:paraId="0000000F">
      <w:pPr>
        <w:numPr>
          <w:ilvl w:val="0"/>
          <w:numId w:val="3"/>
        </w:numPr>
        <w:ind w:left="720" w:hanging="360"/>
        <w:rPr>
          <w:sz w:val="24"/>
          <w:szCs w:val="24"/>
        </w:rPr>
      </w:pPr>
      <w:r w:rsidDel="00000000" w:rsidR="00000000" w:rsidRPr="00000000">
        <w:rPr>
          <w:sz w:val="24"/>
          <w:szCs w:val="24"/>
          <w:rtl w:val="0"/>
        </w:rPr>
        <w:t xml:space="preserve">Empty square: takes 1 minute, no extra cost</w:t>
      </w:r>
    </w:p>
    <w:p w:rsidR="00000000" w:rsidDel="00000000" w:rsidP="00000000" w:rsidRDefault="00000000" w:rsidRPr="00000000" w14:paraId="00000010">
      <w:pPr>
        <w:numPr>
          <w:ilvl w:val="0"/>
          <w:numId w:val="3"/>
        </w:numPr>
        <w:ind w:left="720" w:hanging="360"/>
        <w:rPr>
          <w:sz w:val="24"/>
          <w:szCs w:val="24"/>
        </w:rPr>
      </w:pPr>
      <w:r w:rsidDel="00000000" w:rsidR="00000000" w:rsidRPr="00000000">
        <w:rPr>
          <w:sz w:val="24"/>
          <w:szCs w:val="24"/>
          <w:rtl w:val="0"/>
        </w:rPr>
        <w:t xml:space="preserve">Stop Light square: takes 4 minutes, no extra cost</w:t>
      </w:r>
    </w:p>
    <w:p w:rsidR="00000000" w:rsidDel="00000000" w:rsidP="00000000" w:rsidRDefault="00000000" w:rsidRPr="00000000" w14:paraId="00000011">
      <w:pPr>
        <w:numPr>
          <w:ilvl w:val="0"/>
          <w:numId w:val="3"/>
        </w:numPr>
        <w:ind w:left="720" w:hanging="360"/>
        <w:rPr>
          <w:sz w:val="24"/>
          <w:szCs w:val="24"/>
        </w:rPr>
      </w:pPr>
      <w:r w:rsidDel="00000000" w:rsidR="00000000" w:rsidRPr="00000000">
        <w:rPr>
          <w:sz w:val="24"/>
          <w:szCs w:val="24"/>
          <w:rtl w:val="0"/>
        </w:rPr>
        <w:t xml:space="preserve">Hill square: takes 1 minute, plus a $5 surcharge</w:t>
      </w:r>
    </w:p>
    <w:p w:rsidR="00000000" w:rsidDel="00000000" w:rsidP="00000000" w:rsidRDefault="00000000" w:rsidRPr="00000000" w14:paraId="00000012">
      <w:pPr>
        <w:numPr>
          <w:ilvl w:val="0"/>
          <w:numId w:val="3"/>
        </w:numPr>
        <w:ind w:left="720" w:hanging="360"/>
        <w:rPr>
          <w:sz w:val="24"/>
          <w:szCs w:val="24"/>
        </w:rPr>
      </w:pPr>
      <w:r w:rsidDel="00000000" w:rsidR="00000000" w:rsidRPr="00000000">
        <w:rPr>
          <w:sz w:val="24"/>
          <w:szCs w:val="24"/>
          <w:rtl w:val="0"/>
        </w:rPr>
        <w:t xml:space="preserve">End square: takes 1 minute, no extra cost</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(image)</w:t>
      </w:r>
      <w:r w:rsidDel="00000000" w:rsidR="00000000" w:rsidRPr="00000000">
        <w:rPr>
          <w:sz w:val="24"/>
          <w:szCs w:val="24"/>
        </w:rPr>
        <w:drawing>
          <wp:inline distB="114300" distT="114300" distL="114300" distR="114300">
            <wp:extent cx="4300101" cy="267946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300101" cy="267946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It costs $1 per minute to operate the robot. Therefore, the total cost of any route is the sum of (a) the time cost in dollars and (b) any surcharges.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[Q1] Identify the key input information the robot (or program) must use to determine the most cost-effective route.</w:t>
      </w:r>
    </w:p>
    <w:p w:rsidR="00000000" w:rsidDel="00000000" w:rsidP="00000000" w:rsidRDefault="00000000" w:rsidRPr="00000000" w14:paraId="00000017">
      <w:pPr>
        <w:spacing w:after="240" w:before="240" w:lineRule="auto"/>
        <w:rPr>
          <w:color w:val="0000ff"/>
          <w:sz w:val="24"/>
          <w:szCs w:val="24"/>
        </w:rPr>
      </w:pPr>
      <w:r w:rsidDel="00000000" w:rsidR="00000000" w:rsidRPr="00000000">
        <w:rPr>
          <w:color w:val="0000ff"/>
          <w:sz w:val="24"/>
          <w:szCs w:val="24"/>
          <w:rtl w:val="0"/>
        </w:rPr>
        <w:t xml:space="preserve">[Q2] Using the given map and the number in each route, provide one route from Start (1)  to End (16) that has the lowest total cost, and state its total cost.</w:t>
      </w:r>
    </w:p>
    <w:p w:rsidR="00000000" w:rsidDel="00000000" w:rsidP="00000000" w:rsidRDefault="00000000" w:rsidRPr="00000000" w14:paraId="00000018">
      <w:pPr>
        <w:spacing w:after="240" w:before="240" w:lineRule="auto"/>
        <w:rPr>
          <w:sz w:val="24"/>
          <w:szCs w:val="24"/>
        </w:rPr>
      </w:pPr>
      <w:r w:rsidDel="00000000" w:rsidR="00000000" w:rsidRPr="00000000">
        <w:rPr>
          <w:color w:val="0000ff"/>
          <w:sz w:val="24"/>
          <w:szCs w:val="24"/>
          <w:rtl w:val="0"/>
        </w:rPr>
        <w:t xml:space="preserve">[Q3] Design a step-by-step algorithm that would always find the most cost-effective route</w:t>
      </w:r>
      <w:r w:rsidDel="00000000" w:rsidR="00000000" w:rsidRPr="00000000">
        <w:rPr>
          <w:sz w:val="24"/>
          <w:szCs w:val="24"/>
          <w:rtl w:val="0"/>
        </w:rPr>
        <w:t xml:space="preserve">.</w:t>
      </w:r>
    </w:p>
    <w:p w:rsidR="00000000" w:rsidDel="00000000" w:rsidP="00000000" w:rsidRDefault="00000000" w:rsidRPr="00000000" w14:paraId="00000019">
      <w:pPr>
        <w:spacing w:after="240" w:before="240" w:lineRule="auto"/>
        <w:rPr>
          <w:strike w:val="1"/>
          <w:sz w:val="24"/>
          <w:szCs w:val="24"/>
        </w:rPr>
      </w:pPr>
      <w:r w:rsidDel="00000000" w:rsidR="00000000" w:rsidRPr="00000000">
        <w:rPr>
          <w:rtl w:val="0"/>
        </w:rPr>
      </w:r>
    </w:p>
    <w:p w:rsidR="00000000" w:rsidDel="00000000" w:rsidP="00000000" w:rsidRDefault="00000000" w:rsidRPr="00000000" w14:paraId="0000001A">
      <w:pPr>
        <w:spacing w:before="200" w:lineRule="auto"/>
        <w:ind w:left="-36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before="200" w:lineRule="auto"/>
        <w:ind w:left="-360" w:firstLine="0"/>
        <w:rPr>
          <w:b w:val="1"/>
          <w:bCs w:val="1"/>
        </w:rPr>
      </w:pPr>
      <w:r w:rsidDel="00000000" w:rsidR="00000000" w:rsidRPr="00000000">
        <w:rPr>
          <w:rtl w:val="0"/>
        </w:rPr>
      </w:r>
    </w:p>
    <w:bookmarkStart w:colFirst="0" w:colLast="0" w:name="kix.pp5h1qf2zg1r" w:id="3"/>
    <w:bookmarkEnd w:id="3"/>
    <w:p w:rsidR="00000000" w:rsidDel="00000000" w:rsidP="00000000" w:rsidRDefault="00000000" w:rsidRPr="00000000" w14:paraId="0000001C">
      <w:pPr>
        <w:rPr>
          <w:b w:val="1"/>
          <w:bCs w:val="1"/>
        </w:rPr>
      </w:pPr>
      <w:r w:rsidDel="00000000" w:rsidR="00000000" w:rsidRPr="00000000">
        <w:rPr>
          <w:b w:val="1"/>
          <w:bCs w:val="1"/>
          <w:sz w:val="24"/>
          <w:szCs w:val="24"/>
          <w:rtl w:val="0"/>
        </w:rPr>
        <w:t xml:space="preserve">Delivery.00</w:t>
      </w:r>
      <w:r w:rsidDel="00000000" w:rsidR="00000000" w:rsidRPr="00000000">
        <w:rPr>
          <w:b w:val="1"/>
          <w:bCs w:val="1"/>
          <w:rtl w:val="0"/>
        </w:rPr>
        <w:t xml:space="preserve"> [OE SG]</w:t>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80"/>
        <w:gridCol w:w="2895"/>
        <w:gridCol w:w="5385"/>
        <w:tblGridChange w:id="0">
          <w:tblGrid>
            <w:gridCol w:w="1080"/>
            <w:gridCol w:w="2895"/>
            <w:gridCol w:w="5385"/>
          </w:tblGrid>
        </w:tblGridChange>
      </w:tblGrid>
      <w:tr>
        <w:trPr>
          <w:cantSplit w:val="0"/>
          <w:trHeight w:val="515" w:hRule="atLeast"/>
          <w:tblHeader w:val="0"/>
        </w:trPr>
        <w:tc>
          <w:tcPr/>
          <w:p w:rsidR="00000000" w:rsidDel="00000000" w:rsidP="00000000" w:rsidRDefault="00000000" w:rsidRPr="00000000" w14:paraId="0000001F">
            <w:pPr>
              <w:jc w:val="center"/>
              <w:rPr>
                <w:b w:val="1"/>
                <w:bCs w:val="1"/>
              </w:rPr>
            </w:pPr>
            <w:r w:rsidDel="00000000" w:rsidR="00000000" w:rsidRPr="00000000">
              <w:rPr>
                <w:b w:val="1"/>
                <w:bCs w:val="1"/>
                <w:rtl w:val="0"/>
              </w:rPr>
              <w:t xml:space="preserve">[Q1] Score</w:t>
            </w:r>
          </w:p>
        </w:tc>
        <w:tc>
          <w:tcPr/>
          <w:p w:rsidR="00000000" w:rsidDel="00000000" w:rsidP="00000000" w:rsidRDefault="00000000" w:rsidRPr="00000000" w14:paraId="00000020">
            <w:pPr>
              <w:jc w:val="center"/>
              <w:rPr>
                <w:b w:val="1"/>
                <w:bCs w:val="1"/>
              </w:rPr>
            </w:pPr>
            <w:r w:rsidDel="00000000" w:rsidR="00000000" w:rsidRPr="00000000">
              <w:rPr>
                <w:b w:val="1"/>
                <w:bCs w:val="1"/>
                <w:rtl w:val="0"/>
              </w:rPr>
              <w:t xml:space="preserve">Criteria</w:t>
            </w:r>
          </w:p>
        </w:tc>
        <w:tc>
          <w:tcPr/>
          <w:p w:rsidR="00000000" w:rsidDel="00000000" w:rsidP="00000000" w:rsidRDefault="00000000" w:rsidRPr="00000000" w14:paraId="00000021">
            <w:pPr>
              <w:jc w:val="center"/>
              <w:rPr>
                <w:b w:val="1"/>
                <w:bCs w:val="1"/>
                <w:sz w:val="24"/>
                <w:szCs w:val="24"/>
              </w:rPr>
            </w:pPr>
            <w:r w:rsidDel="00000000" w:rsidR="00000000" w:rsidRPr="00000000">
              <w:rPr>
                <w:b w:val="1"/>
                <w:bCs w:val="1"/>
                <w:rtl w:val="0"/>
              </w:rPr>
              <w:t xml:space="preserve">Response Examples</w:t>
            </w:r>
            <w:r w:rsidDel="00000000" w:rsidR="00000000" w:rsidRPr="00000000">
              <w:rPr>
                <w:rtl w:val="0"/>
              </w:rPr>
            </w:r>
          </w:p>
        </w:tc>
      </w:tr>
      <w:tr>
        <w:trPr>
          <w:cantSplit w:val="0"/>
          <w:trHeight w:val="1640" w:hRule="atLeast"/>
          <w:tblHeader w:val="0"/>
        </w:trPr>
        <w:tc>
          <w:tcPr/>
          <w:p w:rsidR="00000000" w:rsidDel="00000000" w:rsidP="00000000" w:rsidRDefault="00000000" w:rsidRPr="00000000" w14:paraId="00000022">
            <w:pPr>
              <w:rPr>
                <w:b w:val="1"/>
                <w:bCs w:val="1"/>
              </w:rPr>
            </w:pPr>
            <w:r w:rsidDel="00000000" w:rsidR="00000000" w:rsidRPr="00000000">
              <w:rPr>
                <w:b w:val="1"/>
                <w:bCs w:val="1"/>
                <w:rtl w:val="0"/>
              </w:rPr>
              <w:t xml:space="preserve">2</w:t>
            </w:r>
          </w:p>
        </w:tc>
        <w:tc>
          <w:tcPr/>
          <w:p w:rsidR="00000000" w:rsidDel="00000000" w:rsidP="00000000" w:rsidRDefault="00000000" w:rsidRPr="00000000" w14:paraId="00000023">
            <w:pPr>
              <w:rPr/>
            </w:pPr>
            <w:r w:rsidDel="00000000" w:rsidR="00000000" w:rsidRPr="00000000">
              <w:rPr>
                <w:rtl w:val="0"/>
              </w:rPr>
              <w:t xml:space="preserve">Identifies most of the essential inputs needed to model the problem.</w:t>
            </w:r>
          </w:p>
        </w:tc>
        <w:tc>
          <w:tcPr/>
          <w:p w:rsidR="00000000" w:rsidDel="00000000" w:rsidP="00000000" w:rsidRDefault="00000000" w:rsidRPr="00000000" w14:paraId="00000024">
            <w:pPr>
              <w:rPr/>
            </w:pPr>
            <w:r w:rsidDel="00000000" w:rsidR="00000000" w:rsidRPr="00000000">
              <w:rPr>
                <w:rtl w:val="0"/>
              </w:rPr>
              <w:t xml:space="preserve">Mentions the map/grid, Start and End, the rule that the robot moves one square sharing a side with its current square, the square types and their costs (empty = 1 minute, stop light = 4 minutes, hill = 1 minute + $5, end = 1 minute), and the total-cost rule (time cost + surcharges).</w:t>
            </w:r>
          </w:p>
        </w:tc>
      </w:tr>
      <w:tr>
        <w:trPr>
          <w:cantSplit w:val="0"/>
          <w:trHeight w:val="1640" w:hRule="atLeast"/>
          <w:tblHeader w:val="0"/>
        </w:trPr>
        <w:tc>
          <w:tcPr/>
          <w:p w:rsidR="00000000" w:rsidDel="00000000" w:rsidP="00000000" w:rsidRDefault="00000000" w:rsidRPr="00000000" w14:paraId="00000025">
            <w:pPr>
              <w:rPr>
                <w:b w:val="1"/>
                <w:bCs w:val="1"/>
              </w:rPr>
            </w:pPr>
            <w:r w:rsidDel="00000000" w:rsidR="00000000" w:rsidRPr="00000000">
              <w:rPr>
                <w:b w:val="1"/>
                <w:bCs w:val="1"/>
                <w:rtl w:val="0"/>
              </w:rPr>
              <w:t xml:space="preserve">1</w:t>
            </w:r>
          </w:p>
        </w:tc>
        <w:tc>
          <w:tcPr/>
          <w:p w:rsidR="00000000" w:rsidDel="00000000" w:rsidP="00000000" w:rsidRDefault="00000000" w:rsidRPr="00000000" w14:paraId="00000026">
            <w:pPr>
              <w:rPr/>
            </w:pPr>
            <w:r w:rsidDel="00000000" w:rsidR="00000000" w:rsidRPr="00000000">
              <w:rPr>
                <w:rtl w:val="0"/>
              </w:rPr>
              <w:t xml:space="preserve">Mentions some relevant inputs, but the set is incomplete or only loosely connected to solving the problem.</w:t>
            </w:r>
          </w:p>
        </w:tc>
        <w:tc>
          <w:tcPr/>
          <w:p w:rsidR="00000000" w:rsidDel="00000000" w:rsidP="00000000" w:rsidRDefault="00000000" w:rsidRPr="00000000" w14:paraId="00000027">
            <w:pPr>
              <w:rPr/>
            </w:pPr>
            <w:r w:rsidDel="00000000" w:rsidR="00000000" w:rsidRPr="00000000">
              <w:rPr>
                <w:rtl w:val="0"/>
              </w:rPr>
              <w:t xml:space="preserve">“The robot should use time, cost, hills, and stop lights.” / “It should know where obstacles are and how long each square takes.”</w:t>
            </w:r>
          </w:p>
        </w:tc>
      </w:tr>
      <w:tr>
        <w:trPr>
          <w:cantSplit w:val="0"/>
          <w:trHeight w:val="785" w:hRule="atLeast"/>
          <w:tblHeader w:val="0"/>
        </w:trPr>
        <w:tc>
          <w:tcPr/>
          <w:p w:rsidR="00000000" w:rsidDel="00000000" w:rsidP="00000000" w:rsidRDefault="00000000" w:rsidRPr="00000000" w14:paraId="00000028">
            <w:pPr>
              <w:rPr>
                <w:b w:val="1"/>
                <w:bCs w:val="1"/>
              </w:rPr>
            </w:pPr>
            <w:r w:rsidDel="00000000" w:rsidR="00000000" w:rsidRPr="00000000">
              <w:rPr>
                <w:b w:val="1"/>
                <w:bCs w:val="1"/>
                <w:rtl w:val="0"/>
              </w:rPr>
              <w:t xml:space="preserve">0</w:t>
            </w:r>
          </w:p>
        </w:tc>
        <w:tc>
          <w:tcPr/>
          <w:p w:rsidR="00000000" w:rsidDel="00000000" w:rsidP="00000000" w:rsidRDefault="00000000" w:rsidRPr="00000000" w14:paraId="00000029">
            <w:pPr>
              <w:rPr/>
            </w:pPr>
            <w:r w:rsidDel="00000000" w:rsidR="00000000" w:rsidRPr="00000000">
              <w:rPr>
                <w:rtl w:val="0"/>
              </w:rPr>
              <w:t xml:space="preserve">Gives irrelevant, off-task, or minimal information.</w:t>
            </w:r>
          </w:p>
        </w:tc>
        <w:tc>
          <w:tcPr/>
          <w:p w:rsidR="00000000" w:rsidDel="00000000" w:rsidP="00000000" w:rsidRDefault="00000000" w:rsidRPr="00000000" w14:paraId="0000002A">
            <w:pPr>
              <w:rPr/>
            </w:pPr>
            <w:r w:rsidDel="00000000" w:rsidR="00000000" w:rsidRPr="00000000">
              <w:rPr>
                <w:rtl w:val="0"/>
              </w:rPr>
              <w:t xml:space="preserve">“Battery, box weight, robot speed.” / “It should go fast.” / no response</w:t>
            </w:r>
          </w:p>
        </w:tc>
      </w:tr>
    </w:tbl>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r>
    </w:p>
    <w:tbl>
      <w:tblPr>
        <w:tblStyle w:val="Table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80"/>
        <w:gridCol w:w="2895"/>
        <w:gridCol w:w="5370"/>
        <w:tblGridChange w:id="0">
          <w:tblGrid>
            <w:gridCol w:w="1080"/>
            <w:gridCol w:w="2895"/>
            <w:gridCol w:w="5370"/>
          </w:tblGrid>
        </w:tblGridChange>
      </w:tblGrid>
      <w:tr>
        <w:trPr>
          <w:cantSplit w:val="0"/>
          <w:trHeight w:val="515" w:hRule="atLeast"/>
          <w:tblHeader w:val="0"/>
        </w:trPr>
        <w:tc>
          <w:tcPr/>
          <w:p w:rsidR="00000000" w:rsidDel="00000000" w:rsidP="00000000" w:rsidRDefault="00000000" w:rsidRPr="00000000" w14:paraId="0000002D">
            <w:pPr>
              <w:jc w:val="center"/>
              <w:rPr>
                <w:b w:val="1"/>
                <w:bCs w:val="1"/>
              </w:rPr>
            </w:pPr>
            <w:r w:rsidDel="00000000" w:rsidR="00000000" w:rsidRPr="00000000">
              <w:rPr>
                <w:b w:val="1"/>
                <w:bCs w:val="1"/>
                <w:rtl w:val="0"/>
              </w:rPr>
              <w:t xml:space="preserve">[Q2] Score</w:t>
            </w:r>
          </w:p>
        </w:tc>
        <w:tc>
          <w:tcPr/>
          <w:p w:rsidR="00000000" w:rsidDel="00000000" w:rsidP="00000000" w:rsidRDefault="00000000" w:rsidRPr="00000000" w14:paraId="0000002E">
            <w:pPr>
              <w:jc w:val="center"/>
              <w:rPr>
                <w:b w:val="1"/>
                <w:bCs w:val="1"/>
              </w:rPr>
            </w:pPr>
            <w:r w:rsidDel="00000000" w:rsidR="00000000" w:rsidRPr="00000000">
              <w:rPr>
                <w:b w:val="1"/>
                <w:bCs w:val="1"/>
                <w:rtl w:val="0"/>
              </w:rPr>
              <w:t xml:space="preserve">Criteria</w:t>
            </w:r>
          </w:p>
        </w:tc>
        <w:tc>
          <w:tcPr/>
          <w:p w:rsidR="00000000" w:rsidDel="00000000" w:rsidP="00000000" w:rsidRDefault="00000000" w:rsidRPr="00000000" w14:paraId="0000002F">
            <w:pPr>
              <w:jc w:val="center"/>
              <w:rPr>
                <w:b w:val="1"/>
                <w:bCs w:val="1"/>
              </w:rPr>
            </w:pPr>
            <w:r w:rsidDel="00000000" w:rsidR="00000000" w:rsidRPr="00000000">
              <w:rPr>
                <w:b w:val="1"/>
                <w:bCs w:val="1"/>
                <w:rtl w:val="0"/>
              </w:rPr>
              <w:t xml:space="preserve">Response Examples</w:t>
            </w:r>
          </w:p>
        </w:tc>
      </w:tr>
      <w:tr>
        <w:trPr>
          <w:cantSplit w:val="0"/>
          <w:trHeight w:val="1070" w:hRule="atLeast"/>
          <w:tblHeader w:val="0"/>
        </w:trPr>
        <w:tc>
          <w:tcPr/>
          <w:p w:rsidR="00000000" w:rsidDel="00000000" w:rsidP="00000000" w:rsidRDefault="00000000" w:rsidRPr="00000000" w14:paraId="00000030">
            <w:pPr>
              <w:rPr>
                <w:b w:val="1"/>
                <w:bCs w:val="1"/>
              </w:rPr>
            </w:pPr>
            <w:r w:rsidDel="00000000" w:rsidR="00000000" w:rsidRPr="00000000">
              <w:rPr>
                <w:b w:val="1"/>
                <w:bCs w:val="1"/>
                <w:rtl w:val="0"/>
              </w:rPr>
              <w:t xml:space="preserve">2</w:t>
            </w:r>
          </w:p>
        </w:tc>
        <w:tc>
          <w:tcPr/>
          <w:p w:rsidR="00000000" w:rsidDel="00000000" w:rsidP="00000000" w:rsidRDefault="00000000" w:rsidRPr="00000000" w14:paraId="00000031">
            <w:pPr>
              <w:rPr/>
            </w:pPr>
            <w:r w:rsidDel="00000000" w:rsidR="00000000" w:rsidRPr="00000000">
              <w:rPr>
                <w:rtl w:val="0"/>
              </w:rPr>
              <w:t xml:space="preserve">Gives a legal optimal route and the correct total cost.</w:t>
            </w:r>
          </w:p>
        </w:tc>
        <w:tc>
          <w:tcPr/>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Accept either 1 → 2 → 3 → 4 → 8 → 12 → 16 or 1 → 5 → 9 → 13 → 14 → 15 → 16, with total cost = $9.</w:t>
            </w:r>
          </w:p>
        </w:tc>
      </w:tr>
      <w:tr>
        <w:trPr>
          <w:cantSplit w:val="0"/>
          <w:trHeight w:val="1070" w:hRule="atLeast"/>
          <w:tblHeader w:val="0"/>
        </w:trPr>
        <w:tc>
          <w:tcPr/>
          <w:p w:rsidR="00000000" w:rsidDel="00000000" w:rsidP="00000000" w:rsidRDefault="00000000" w:rsidRPr="00000000" w14:paraId="00000033">
            <w:pPr>
              <w:rPr>
                <w:b w:val="1"/>
                <w:bCs w:val="1"/>
              </w:rPr>
            </w:pPr>
            <w:r w:rsidDel="00000000" w:rsidR="00000000" w:rsidRPr="00000000">
              <w:rPr>
                <w:b w:val="1"/>
                <w:bCs w:val="1"/>
                <w:rtl w:val="0"/>
              </w:rPr>
              <w:t xml:space="preserve">1</w:t>
            </w:r>
          </w:p>
        </w:tc>
        <w:tc>
          <w:tcPr/>
          <w:p w:rsidR="00000000" w:rsidDel="00000000" w:rsidP="00000000" w:rsidRDefault="00000000" w:rsidRPr="00000000" w14:paraId="00000034">
            <w:pPr>
              <w:rPr/>
            </w:pPr>
            <w:r w:rsidDel="00000000" w:rsidR="00000000" w:rsidRPr="00000000">
              <w:rPr>
                <w:rtl w:val="0"/>
              </w:rPr>
              <w:t xml:space="preserve">Gives a plausible route, but it is not optimal, or only one part (route or cost) is correct.</w:t>
            </w:r>
          </w:p>
        </w:tc>
        <w:tc>
          <w:tcPr/>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A legal but non-optimal route such as 1 → 2 → 6 → 10 → 14 → 15 → 16, OR an optimal route with an incorrect total cost.</w:t>
            </w:r>
          </w:p>
        </w:tc>
      </w:tr>
      <w:tr>
        <w:trPr>
          <w:cantSplit w:val="0"/>
          <w:trHeight w:val="1070" w:hRule="atLeast"/>
          <w:tblHeader w:val="0"/>
        </w:trPr>
        <w:tc>
          <w:tcPr/>
          <w:p w:rsidR="00000000" w:rsidDel="00000000" w:rsidP="00000000" w:rsidRDefault="00000000" w:rsidRPr="00000000" w14:paraId="00000036">
            <w:pPr>
              <w:rPr>
                <w:b w:val="1"/>
                <w:bCs w:val="1"/>
              </w:rPr>
            </w:pPr>
            <w:r w:rsidDel="00000000" w:rsidR="00000000" w:rsidRPr="00000000">
              <w:rPr>
                <w:b w:val="1"/>
                <w:bCs w:val="1"/>
                <w:rtl w:val="0"/>
              </w:rPr>
              <w:t xml:space="preserve">0</w:t>
            </w:r>
          </w:p>
        </w:tc>
        <w:tc>
          <w:tcPr/>
          <w:p w:rsidR="00000000" w:rsidDel="00000000" w:rsidP="00000000" w:rsidRDefault="00000000" w:rsidRPr="00000000" w14:paraId="00000037">
            <w:pPr>
              <w:rPr/>
            </w:pPr>
            <w:r w:rsidDel="00000000" w:rsidR="00000000" w:rsidRPr="00000000">
              <w:rPr>
                <w:rtl w:val="0"/>
              </w:rPr>
              <w:t xml:space="preserve">Gives an invalid route, impossible moves, meaningless cost work, or no response.</w:t>
            </w:r>
          </w:p>
        </w:tc>
        <w:tc>
          <w:tcPr/>
          <w:p w:rsidR="00000000" w:rsidDel="00000000" w:rsidP="00000000" w:rsidRDefault="00000000" w:rsidRPr="00000000" w14:paraId="00000038">
            <w:pPr>
              <w:rPr/>
            </w:pPr>
            <w:r w:rsidDel="00000000" w:rsidR="00000000" w:rsidRPr="00000000">
              <w:rPr>
                <w:rtl w:val="0"/>
              </w:rPr>
              <w:t xml:space="preserve">Jumps between non-adjacent squares, repeats impossible moves, or gives no usable answer.</w:t>
            </w:r>
          </w:p>
        </w:tc>
      </w:tr>
    </w:tbl>
    <w:p w:rsidR="00000000" w:rsidDel="00000000" w:rsidP="00000000" w:rsidRDefault="00000000" w:rsidRPr="00000000" w14:paraId="0000003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25"/>
        <w:gridCol w:w="3900"/>
        <w:gridCol w:w="4635"/>
        <w:tblGridChange w:id="0">
          <w:tblGrid>
            <w:gridCol w:w="825"/>
            <w:gridCol w:w="3900"/>
            <w:gridCol w:w="4635"/>
          </w:tblGrid>
        </w:tblGridChange>
      </w:tblGrid>
      <w:tr>
        <w:trPr>
          <w:cantSplit w:val="0"/>
          <w:trHeight w:val="611.8505859375" w:hRule="atLeast"/>
          <w:tblHeader w:val="0"/>
        </w:trPr>
        <w:tc>
          <w:tcPr/>
          <w:p w:rsidR="00000000" w:rsidDel="00000000" w:rsidP="00000000" w:rsidRDefault="00000000" w:rsidRPr="00000000" w14:paraId="0000003C">
            <w:pPr>
              <w:jc w:val="center"/>
              <w:rPr>
                <w:b w:val="1"/>
                <w:bCs w:val="1"/>
              </w:rPr>
            </w:pPr>
            <w:r w:rsidDel="00000000" w:rsidR="00000000" w:rsidRPr="00000000">
              <w:rPr>
                <w:b w:val="1"/>
                <w:bCs w:val="1"/>
                <w:rtl w:val="0"/>
              </w:rPr>
              <w:t xml:space="preserve">[Q3]</w:t>
            </w:r>
          </w:p>
          <w:p w:rsidR="00000000" w:rsidDel="00000000" w:rsidP="00000000" w:rsidRDefault="00000000" w:rsidRPr="00000000" w14:paraId="0000003D">
            <w:pPr>
              <w:jc w:val="center"/>
              <w:rPr>
                <w:b w:val="1"/>
                <w:bCs w:val="1"/>
              </w:rPr>
            </w:pPr>
            <w:r w:rsidDel="00000000" w:rsidR="00000000" w:rsidRPr="00000000">
              <w:rPr>
                <w:b w:val="1"/>
                <w:bCs w:val="1"/>
                <w:rtl w:val="0"/>
              </w:rPr>
              <w:t xml:space="preserve">Score</w:t>
            </w:r>
          </w:p>
        </w:tc>
        <w:tc>
          <w:tcPr/>
          <w:p w:rsidR="00000000" w:rsidDel="00000000" w:rsidP="00000000" w:rsidRDefault="00000000" w:rsidRPr="00000000" w14:paraId="0000003E">
            <w:pPr>
              <w:jc w:val="center"/>
              <w:rPr>
                <w:b w:val="1"/>
                <w:bCs w:val="1"/>
              </w:rPr>
            </w:pPr>
            <w:r w:rsidDel="00000000" w:rsidR="00000000" w:rsidRPr="00000000">
              <w:rPr>
                <w:b w:val="1"/>
                <w:bCs w:val="1"/>
                <w:rtl w:val="0"/>
              </w:rPr>
              <w:t xml:space="preserve">Criteria</w:t>
            </w:r>
          </w:p>
        </w:tc>
        <w:tc>
          <w:tcPr/>
          <w:p w:rsidR="00000000" w:rsidDel="00000000" w:rsidP="00000000" w:rsidRDefault="00000000" w:rsidRPr="00000000" w14:paraId="0000003F">
            <w:pPr>
              <w:jc w:val="center"/>
              <w:rPr>
                <w:b w:val="1"/>
                <w:bCs w:val="1"/>
                <w:sz w:val="24"/>
                <w:szCs w:val="24"/>
              </w:rPr>
            </w:pPr>
            <w:r w:rsidDel="00000000" w:rsidR="00000000" w:rsidRPr="00000000">
              <w:rPr>
                <w:b w:val="1"/>
                <w:bCs w:val="1"/>
                <w:rtl w:val="0"/>
              </w:rPr>
              <w:t xml:space="preserve">Response Examples</w:t>
            </w:r>
            <w:r w:rsidDel="00000000" w:rsidR="00000000" w:rsidRPr="00000000">
              <w:rPr>
                <w:rtl w:val="0"/>
              </w:rPr>
            </w:r>
          </w:p>
        </w:tc>
      </w:tr>
      <w:tr>
        <w:trPr>
          <w:cantSplit w:val="0"/>
          <w:trHeight w:val="1910" w:hRule="atLeast"/>
          <w:tblHeader w:val="0"/>
        </w:trPr>
        <w:tc>
          <w:tcPr/>
          <w:p w:rsidR="00000000" w:rsidDel="00000000" w:rsidP="00000000" w:rsidRDefault="00000000" w:rsidRPr="00000000" w14:paraId="00000040">
            <w:pPr>
              <w:rPr>
                <w:b w:val="1"/>
                <w:bCs w:val="1"/>
              </w:rPr>
            </w:pPr>
            <w:r w:rsidDel="00000000" w:rsidR="00000000" w:rsidRPr="00000000">
              <w:rPr>
                <w:b w:val="1"/>
                <w:bCs w:val="1"/>
                <w:rtl w:val="0"/>
              </w:rPr>
              <w:t xml:space="preserve">5</w:t>
            </w:r>
          </w:p>
        </w:tc>
        <w:tc>
          <w:tcPr/>
          <w:p w:rsidR="00000000" w:rsidDel="00000000" w:rsidP="00000000" w:rsidRDefault="00000000" w:rsidRPr="00000000" w14:paraId="00000041">
            <w:pPr>
              <w:rPr/>
            </w:pPr>
            <w:r w:rsidDel="00000000" w:rsidR="00000000" w:rsidRPr="00000000">
              <w:rPr>
                <w:rtl w:val="0"/>
              </w:rPr>
              <w:t xml:space="preserve">Proposes a generalized optimal solution procedure and goes beyond a single instance by discussing efficiency, trade-offs, or scaling.</w:t>
            </w:r>
          </w:p>
        </w:tc>
        <w:tc>
          <w:tcPr/>
          <w:p w:rsidR="00000000" w:rsidDel="00000000" w:rsidP="00000000" w:rsidRDefault="00000000" w:rsidRPr="00000000" w14:paraId="00000042">
            <w:pPr>
              <w:rPr/>
            </w:pPr>
            <w:r w:rsidDel="00000000" w:rsidR="00000000" w:rsidRPr="00000000">
              <w:rPr>
                <w:rtl w:val="0"/>
              </w:rPr>
              <w:t xml:space="preserve">“Treat each square as a location with a cost. Keep track of the cheapest known cost to reach each square, update it if a cheaper route is found, and continue until all possible moves have been checked. This works better than checking every route on large maps.”</w:t>
            </w:r>
          </w:p>
          <w:p w:rsidR="00000000" w:rsidDel="00000000" w:rsidP="00000000" w:rsidRDefault="00000000" w:rsidRPr="00000000" w14:paraId="00000043">
            <w:pPr>
              <w:rPr/>
            </w:pPr>
            <w:r w:rsidDel="00000000" w:rsidR="00000000" w:rsidRPr="00000000">
              <w:rPr>
                <w:sz w:val="18"/>
                <w:szCs w:val="18"/>
                <w:rtl w:val="0"/>
              </w:rPr>
              <w:t xml:space="preserve">1) Model the grid as a weighted graph where each square’s time and surcharge add to the cost. 2) Use a shortest-path algorithm to calculate baseline costs. 3) Compare multiple candidate routes, balancing different criteria (minimum cost, minimum time, maximum safety) to make a final choice.</w:t>
            </w:r>
            <w:r w:rsidDel="00000000" w:rsidR="00000000" w:rsidRPr="00000000">
              <w:rPr>
                <w:rtl w:val="0"/>
              </w:rPr>
            </w:r>
          </w:p>
        </w:tc>
      </w:tr>
      <w:tr>
        <w:trPr>
          <w:cantSplit w:val="0"/>
          <w:trHeight w:val="1640" w:hRule="atLeast"/>
          <w:tblHeader w:val="0"/>
        </w:trPr>
        <w:tc>
          <w:tcPr/>
          <w:p w:rsidR="00000000" w:rsidDel="00000000" w:rsidP="00000000" w:rsidRDefault="00000000" w:rsidRPr="00000000" w14:paraId="00000044">
            <w:pPr>
              <w:rPr>
                <w:b w:val="1"/>
                <w:bCs w:val="1"/>
              </w:rPr>
            </w:pPr>
            <w:r w:rsidDel="00000000" w:rsidR="00000000" w:rsidRPr="00000000">
              <w:rPr>
                <w:b w:val="1"/>
                <w:bCs w:val="1"/>
                <w:rtl w:val="0"/>
              </w:rPr>
              <w:t xml:space="preserve">4</w:t>
            </w:r>
          </w:p>
        </w:tc>
        <w:tc>
          <w:tcPr/>
          <w:p w:rsidR="00000000" w:rsidDel="00000000" w:rsidP="00000000" w:rsidRDefault="00000000" w:rsidRPr="00000000" w14:paraId="00000045">
            <w:pPr>
              <w:rPr/>
            </w:pPr>
            <w:r w:rsidDel="00000000" w:rsidR="00000000" w:rsidRPr="00000000">
              <w:rPr>
                <w:rtl w:val="0"/>
              </w:rPr>
              <w:t xml:space="preserve">Gives a clear step-by-step algorithm that systematically guarantees the cheapest route using cumulative cost, iteration, and comparison/update logic.</w:t>
            </w:r>
          </w:p>
        </w:tc>
        <w:tc>
          <w:tcPr/>
          <w:p w:rsidR="00000000" w:rsidDel="00000000" w:rsidP="00000000" w:rsidRDefault="00000000" w:rsidRPr="00000000" w14:paraId="00000046">
            <w:pPr>
              <w:rPr/>
            </w:pPr>
            <w:r w:rsidDel="00000000" w:rsidR="00000000" w:rsidRPr="00000000">
              <w:rPr>
                <w:rtl w:val="0"/>
              </w:rPr>
              <w:t xml:space="preserve">“List or generate all possible legal routes. For each route, add the time and surcharges. Keep track of the cheapest total so far, and replace it whenever a lower-cost route is found.”</w:t>
            </w:r>
          </w:p>
        </w:tc>
      </w:tr>
      <w:tr>
        <w:trPr>
          <w:cantSplit w:val="0"/>
          <w:trHeight w:val="1640" w:hRule="atLeast"/>
          <w:tblHeader w:val="0"/>
        </w:trPr>
        <w:tc>
          <w:tcPr/>
          <w:p w:rsidR="00000000" w:rsidDel="00000000" w:rsidP="00000000" w:rsidRDefault="00000000" w:rsidRPr="00000000" w14:paraId="00000047">
            <w:pPr>
              <w:rPr>
                <w:b w:val="1"/>
                <w:bCs w:val="1"/>
              </w:rPr>
            </w:pPr>
            <w:r w:rsidDel="00000000" w:rsidR="00000000" w:rsidRPr="00000000">
              <w:rPr>
                <w:b w:val="1"/>
                <w:bCs w:val="1"/>
                <w:rtl w:val="0"/>
              </w:rPr>
              <w:t xml:space="preserve">3</w:t>
            </w:r>
          </w:p>
        </w:tc>
        <w:tc>
          <w:tcPr/>
          <w:p w:rsidR="00000000" w:rsidDel="00000000" w:rsidP="00000000" w:rsidRDefault="00000000" w:rsidRPr="00000000" w14:paraId="00000048">
            <w:pPr>
              <w:rPr/>
            </w:pPr>
            <w:r w:rsidDel="00000000" w:rsidR="00000000" w:rsidRPr="00000000">
              <w:rPr>
                <w:rtl w:val="0"/>
              </w:rPr>
              <w:t xml:space="preserve">Gives a multi-step compare-routes procedure, but it remains informal and does not clearly express algorithmic control structures or a fully guaranteed process.</w:t>
            </w:r>
          </w:p>
        </w:tc>
        <w:tc>
          <w:tcPr/>
          <w:p w:rsidR="00000000" w:rsidDel="00000000" w:rsidP="00000000" w:rsidRDefault="00000000" w:rsidRPr="00000000" w14:paraId="00000049">
            <w:pPr>
              <w:rPr/>
            </w:pPr>
            <w:r w:rsidDel="00000000" w:rsidR="00000000" w:rsidRPr="00000000">
              <w:rPr>
                <w:rtl w:val="0"/>
              </w:rPr>
              <w:t xml:space="preserve">“Think of the possible routes, add up each cost, and pick the cheapest one.”</w:t>
            </w:r>
          </w:p>
        </w:tc>
      </w:tr>
      <w:tr>
        <w:trPr>
          <w:cantSplit w:val="0"/>
          <w:trHeight w:val="1070" w:hRule="atLeast"/>
          <w:tblHeader w:val="0"/>
        </w:trPr>
        <w:tc>
          <w:tcPr/>
          <w:p w:rsidR="00000000" w:rsidDel="00000000" w:rsidP="00000000" w:rsidRDefault="00000000" w:rsidRPr="00000000" w14:paraId="0000004A">
            <w:pPr>
              <w:rPr>
                <w:b w:val="1"/>
                <w:bCs w:val="1"/>
              </w:rPr>
            </w:pPr>
            <w:r w:rsidDel="00000000" w:rsidR="00000000" w:rsidRPr="00000000">
              <w:rPr>
                <w:b w:val="1"/>
                <w:bCs w:val="1"/>
                <w:rtl w:val="0"/>
              </w:rPr>
              <w:t xml:space="preserve">2</w:t>
            </w:r>
          </w:p>
        </w:tc>
        <w:tc>
          <w:tcPr/>
          <w:p w:rsidR="00000000" w:rsidDel="00000000" w:rsidP="00000000" w:rsidRDefault="00000000" w:rsidRPr="00000000" w14:paraId="0000004B">
            <w:pPr>
              <w:rPr/>
            </w:pPr>
            <w:r w:rsidDel="00000000" w:rsidR="00000000" w:rsidRPr="00000000">
              <w:rPr>
                <w:rtl w:val="0"/>
              </w:rPr>
              <w:t xml:space="preserve">Uses a simple rule or local strategy that may sound reasonable, but does not guarantee an optimal solution.</w:t>
            </w:r>
          </w:p>
        </w:tc>
        <w:tc>
          <w:tcPr/>
          <w:p w:rsidR="00000000" w:rsidDel="00000000" w:rsidP="00000000" w:rsidRDefault="00000000" w:rsidRPr="00000000" w14:paraId="0000004C">
            <w:pPr>
              <w:rPr/>
            </w:pPr>
            <w:r w:rsidDel="00000000" w:rsidR="00000000" w:rsidRPr="00000000">
              <w:rPr>
                <w:rtl w:val="0"/>
              </w:rPr>
              <w:t xml:space="preserve">“Avoid hills and stop lights and take the shortest path.” / “Pick the fastest-looking route.”</w:t>
            </w:r>
          </w:p>
        </w:tc>
      </w:tr>
      <w:tr>
        <w:trPr>
          <w:cantSplit w:val="0"/>
          <w:trHeight w:val="785" w:hRule="atLeast"/>
          <w:tblHeader w:val="0"/>
        </w:trPr>
        <w:tc>
          <w:tcPr/>
          <w:p w:rsidR="00000000" w:rsidDel="00000000" w:rsidP="00000000" w:rsidRDefault="00000000" w:rsidRPr="00000000" w14:paraId="0000004D">
            <w:pPr>
              <w:rPr>
                <w:b w:val="1"/>
                <w:bCs w:val="1"/>
              </w:rPr>
            </w:pPr>
            <w:r w:rsidDel="00000000" w:rsidR="00000000" w:rsidRPr="00000000">
              <w:rPr>
                <w:b w:val="1"/>
                <w:bCs w:val="1"/>
                <w:rtl w:val="0"/>
              </w:rPr>
              <w:t xml:space="preserve">1</w:t>
            </w:r>
          </w:p>
        </w:tc>
        <w:tc>
          <w:tcPr/>
          <w:p w:rsidR="00000000" w:rsidDel="00000000" w:rsidP="00000000" w:rsidRDefault="00000000" w:rsidRPr="00000000" w14:paraId="0000004E">
            <w:pPr>
              <w:rPr/>
            </w:pPr>
            <w:r w:rsidDel="00000000" w:rsidR="00000000" w:rsidRPr="00000000">
              <w:rPr>
                <w:rtl w:val="0"/>
              </w:rPr>
              <w:t xml:space="preserve">Gives only a vague or fragmentary idea, without a workable algorithm.</w:t>
            </w:r>
          </w:p>
        </w:tc>
        <w:tc>
          <w:tcPr/>
          <w:p w:rsidR="00000000" w:rsidDel="00000000" w:rsidP="00000000" w:rsidRDefault="00000000" w:rsidRPr="00000000" w14:paraId="0000004F">
            <w:pPr>
              <w:rPr/>
            </w:pPr>
            <w:r w:rsidDel="00000000" w:rsidR="00000000" w:rsidRPr="00000000">
              <w:rPr>
                <w:rtl w:val="0"/>
              </w:rPr>
              <w:t xml:space="preserve">“Try some routes until one works.” / “Go step by step and see what happens.”</w:t>
            </w:r>
          </w:p>
        </w:tc>
      </w:tr>
      <w:tr>
        <w:trPr>
          <w:cantSplit w:val="0"/>
          <w:trHeight w:val="785" w:hRule="atLeast"/>
          <w:tblHeader w:val="0"/>
        </w:trPr>
        <w:tc>
          <w:tcPr/>
          <w:p w:rsidR="00000000" w:rsidDel="00000000" w:rsidP="00000000" w:rsidRDefault="00000000" w:rsidRPr="00000000" w14:paraId="00000050">
            <w:pPr>
              <w:rPr>
                <w:b w:val="1"/>
                <w:bCs w:val="1"/>
              </w:rPr>
            </w:pPr>
            <w:r w:rsidDel="00000000" w:rsidR="00000000" w:rsidRPr="00000000">
              <w:rPr>
                <w:b w:val="1"/>
                <w:bCs w:val="1"/>
                <w:rtl w:val="0"/>
              </w:rPr>
              <w:t xml:space="preserve">0</w:t>
            </w:r>
          </w:p>
        </w:tc>
        <w:tc>
          <w:tcPr/>
          <w:p w:rsidR="00000000" w:rsidDel="00000000" w:rsidP="00000000" w:rsidRDefault="00000000" w:rsidRPr="00000000" w14:paraId="00000051">
            <w:pPr>
              <w:rPr/>
            </w:pPr>
            <w:r w:rsidDel="00000000" w:rsidR="00000000" w:rsidRPr="00000000">
              <w:rPr>
                <w:rtl w:val="0"/>
              </w:rPr>
              <w:t xml:space="preserve">No meaningful attempt, off-task response, or blank.</w:t>
            </w:r>
          </w:p>
        </w:tc>
        <w:tc>
          <w:tcPr/>
          <w:p w:rsidR="00000000" w:rsidDel="00000000" w:rsidP="00000000" w:rsidRDefault="00000000" w:rsidRPr="00000000" w14:paraId="00000052">
            <w:pPr>
              <w:rPr/>
            </w:pPr>
            <w:r w:rsidDel="00000000" w:rsidR="00000000" w:rsidRPr="00000000">
              <w:rPr>
                <w:rtl w:val="0"/>
              </w:rPr>
              <w:t xml:space="preserve">“I don’t know.”</w:t>
            </w:r>
          </w:p>
        </w:tc>
      </w:tr>
    </w:tbl>
    <w:p w:rsidR="00000000" w:rsidDel="00000000" w:rsidP="00000000" w:rsidRDefault="00000000" w:rsidRPr="00000000" w14:paraId="0000005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40"/>
        <w:gridCol w:w="3900"/>
        <w:gridCol w:w="4320"/>
        <w:tblGridChange w:id="0">
          <w:tblGrid>
            <w:gridCol w:w="1140"/>
            <w:gridCol w:w="3900"/>
            <w:gridCol w:w="4320"/>
          </w:tblGrid>
        </w:tblGridChange>
      </w:tblGrid>
      <w:tr>
        <w:trPr>
          <w:cantSplit w:val="0"/>
          <w:trHeight w:val="785" w:hRule="atLeast"/>
          <w:tblHeader w:val="0"/>
        </w:trPr>
        <w:tc>
          <w:tcPr/>
          <w:p w:rsidR="00000000" w:rsidDel="00000000" w:rsidP="00000000" w:rsidRDefault="00000000" w:rsidRPr="00000000" w14:paraId="00000055">
            <w:pPr>
              <w:jc w:val="center"/>
              <w:rPr>
                <w:b w:val="1"/>
                <w:bCs w:val="1"/>
              </w:rPr>
            </w:pPr>
            <w:r w:rsidDel="00000000" w:rsidR="00000000" w:rsidRPr="00000000">
              <w:rPr>
                <w:b w:val="1"/>
                <w:bCs w:val="1"/>
                <w:rtl w:val="0"/>
              </w:rPr>
              <w:t xml:space="preserve">Overall DCS</w:t>
            </w:r>
          </w:p>
        </w:tc>
        <w:tc>
          <w:tcPr/>
          <w:p w:rsidR="00000000" w:rsidDel="00000000" w:rsidP="00000000" w:rsidRDefault="00000000" w:rsidRPr="00000000" w14:paraId="00000056">
            <w:pPr>
              <w:jc w:val="center"/>
              <w:rPr/>
            </w:pPr>
            <w:r w:rsidDel="00000000" w:rsidR="00000000" w:rsidRPr="00000000">
              <w:rPr>
                <w:rtl w:val="0"/>
              </w:rPr>
              <w:t xml:space="preserve">Evidence Pattern</w:t>
            </w:r>
          </w:p>
        </w:tc>
        <w:tc>
          <w:tcPr/>
          <w:p w:rsidR="00000000" w:rsidDel="00000000" w:rsidP="00000000" w:rsidRDefault="00000000" w:rsidRPr="00000000" w14:paraId="00000057">
            <w:pPr>
              <w:jc w:val="center"/>
              <w:rPr/>
            </w:pPr>
            <w:r w:rsidDel="00000000" w:rsidR="00000000" w:rsidRPr="00000000">
              <w:rPr>
                <w:rtl w:val="0"/>
              </w:rPr>
              <w:t xml:space="preserve">Interpretation</w:t>
            </w:r>
          </w:p>
        </w:tc>
      </w:tr>
      <w:tr>
        <w:trPr>
          <w:cantSplit w:val="0"/>
          <w:trHeight w:val="1070" w:hRule="atLeast"/>
          <w:tblHeader w:val="0"/>
        </w:trPr>
        <w:tc>
          <w:tcPr/>
          <w:p w:rsidR="00000000" w:rsidDel="00000000" w:rsidP="00000000" w:rsidRDefault="00000000" w:rsidRPr="00000000" w14:paraId="00000058">
            <w:pPr>
              <w:rPr>
                <w:b w:val="1"/>
                <w:bCs w:val="1"/>
              </w:rPr>
            </w:pPr>
            <w:r w:rsidDel="00000000" w:rsidR="00000000" w:rsidRPr="00000000">
              <w:rPr>
                <w:b w:val="1"/>
                <w:bCs w:val="1"/>
                <w:rtl w:val="0"/>
              </w:rPr>
              <w:t xml:space="preserve">DCS5</w:t>
            </w:r>
          </w:p>
        </w:tc>
        <w:tc>
          <w:tcPr/>
          <w:p w:rsidR="00000000" w:rsidDel="00000000" w:rsidP="00000000" w:rsidRDefault="00000000" w:rsidRPr="00000000" w14:paraId="00000059">
            <w:pPr>
              <w:rPr/>
            </w:pPr>
            <w:r w:rsidDel="00000000" w:rsidR="00000000" w:rsidRPr="00000000">
              <w:rPr>
                <w:rtl w:val="0"/>
              </w:rPr>
              <w:t xml:space="preserve">Q3 = 5, Q1 = 2, and Q2 = 1/2</w:t>
            </w:r>
          </w:p>
          <w:p w:rsidR="00000000" w:rsidDel="00000000" w:rsidP="00000000" w:rsidRDefault="00000000" w:rsidRPr="00000000" w14:paraId="0000005A">
            <w:pPr>
              <w:rPr/>
            </w:pPr>
            <w:r w:rsidDel="00000000" w:rsidR="00000000" w:rsidRPr="00000000">
              <w:rPr>
                <w:rtl w:val="0"/>
              </w:rPr>
              <w:t xml:space="preserve">Q3 = 5, Q1 = 1/2, and Q2 = 2</w:t>
            </w:r>
          </w:p>
        </w:tc>
        <w:tc>
          <w:tcPr/>
          <w:p w:rsidR="00000000" w:rsidDel="00000000" w:rsidP="00000000" w:rsidRDefault="00000000" w:rsidRPr="00000000" w14:paraId="0000005B">
            <w:pPr>
              <w:rPr/>
            </w:pPr>
            <w:r w:rsidDel="00000000" w:rsidR="00000000" w:rsidRPr="00000000">
              <w:rPr>
                <w:rtl w:val="0"/>
              </w:rPr>
              <w:t xml:space="preserve">Student designs a generalized optimal solution, models the problem accurately, and can apply it successfully to the map.</w:t>
            </w:r>
          </w:p>
        </w:tc>
      </w:tr>
      <w:tr>
        <w:trPr>
          <w:cantSplit w:val="0"/>
          <w:trHeight w:val="1355" w:hRule="atLeast"/>
          <w:tblHeader w:val="0"/>
        </w:trPr>
        <w:tc>
          <w:tcPr/>
          <w:p w:rsidR="00000000" w:rsidDel="00000000" w:rsidP="00000000" w:rsidRDefault="00000000" w:rsidRPr="00000000" w14:paraId="0000005C">
            <w:pPr>
              <w:rPr>
                <w:b w:val="1"/>
                <w:bCs w:val="1"/>
              </w:rPr>
            </w:pPr>
            <w:r w:rsidDel="00000000" w:rsidR="00000000" w:rsidRPr="00000000">
              <w:rPr>
                <w:b w:val="1"/>
                <w:bCs w:val="1"/>
                <w:rtl w:val="0"/>
              </w:rPr>
              <w:t xml:space="preserve">DCS4</w:t>
            </w:r>
          </w:p>
        </w:tc>
        <w:tc>
          <w:tcPr/>
          <w:p w:rsidR="00000000" w:rsidDel="00000000" w:rsidP="00000000" w:rsidRDefault="00000000" w:rsidRPr="00000000" w14:paraId="0000005D">
            <w:pPr>
              <w:rPr/>
            </w:pPr>
            <w:r w:rsidDel="00000000" w:rsidR="00000000" w:rsidRPr="00000000">
              <w:rPr>
                <w:rtl w:val="0"/>
              </w:rPr>
              <w:t xml:space="preserve">Q3 = 5, Q1 = 1 and Q2=1</w:t>
            </w:r>
          </w:p>
          <w:p w:rsidR="00000000" w:rsidDel="00000000" w:rsidP="00000000" w:rsidRDefault="00000000" w:rsidRPr="00000000" w14:paraId="0000005E">
            <w:pPr>
              <w:rPr/>
            </w:pPr>
            <w:r w:rsidDel="00000000" w:rsidR="00000000" w:rsidRPr="00000000">
              <w:rPr>
                <w:rtl w:val="0"/>
              </w:rPr>
              <w:t xml:space="preserve">Q3 = 4, Q1 = 1/2 and Q2=1/2</w:t>
            </w:r>
          </w:p>
        </w:tc>
        <w:tc>
          <w:tcPr/>
          <w:p w:rsidR="00000000" w:rsidDel="00000000" w:rsidP="00000000" w:rsidRDefault="00000000" w:rsidRPr="00000000" w14:paraId="0000005F">
            <w:pPr>
              <w:rPr/>
            </w:pPr>
            <w:r w:rsidDel="00000000" w:rsidR="00000000" w:rsidRPr="00000000">
              <w:rPr>
                <w:rtl w:val="0"/>
              </w:rPr>
              <w:t xml:space="preserve">Student gives an explicit, systematic algorithm that guarantees the cheapest route, and shows adequate understanding of inputs and application.</w:t>
            </w:r>
          </w:p>
        </w:tc>
      </w:tr>
      <w:tr>
        <w:trPr>
          <w:cantSplit w:val="0"/>
          <w:trHeight w:val="1070" w:hRule="atLeast"/>
          <w:tblHeader w:val="0"/>
        </w:trPr>
        <w:tc>
          <w:tcPr/>
          <w:p w:rsidR="00000000" w:rsidDel="00000000" w:rsidP="00000000" w:rsidRDefault="00000000" w:rsidRPr="00000000" w14:paraId="00000060">
            <w:pPr>
              <w:rPr>
                <w:b w:val="1"/>
                <w:bCs w:val="1"/>
              </w:rPr>
            </w:pPr>
            <w:r w:rsidDel="00000000" w:rsidR="00000000" w:rsidRPr="00000000">
              <w:rPr>
                <w:b w:val="1"/>
                <w:bCs w:val="1"/>
                <w:rtl w:val="0"/>
              </w:rPr>
              <w:t xml:space="preserve">DCS3</w:t>
            </w:r>
          </w:p>
        </w:tc>
        <w:tc>
          <w:tcPr/>
          <w:p w:rsidR="00000000" w:rsidDel="00000000" w:rsidP="00000000" w:rsidRDefault="00000000" w:rsidRPr="00000000" w14:paraId="00000061">
            <w:pPr>
              <w:rPr/>
            </w:pPr>
            <w:r w:rsidDel="00000000" w:rsidR="00000000" w:rsidRPr="00000000">
              <w:rPr>
                <w:rtl w:val="0"/>
              </w:rPr>
              <w:t xml:space="preserve">Q3 = 3, Q1 = 1/2 and Q2=1/2</w:t>
            </w:r>
          </w:p>
        </w:tc>
        <w:tc>
          <w:tcPr/>
          <w:p w:rsidR="00000000" w:rsidDel="00000000" w:rsidP="00000000" w:rsidRDefault="00000000" w:rsidRPr="00000000" w14:paraId="00000062">
            <w:pPr>
              <w:rPr/>
            </w:pPr>
            <w:r w:rsidDel="00000000" w:rsidR="00000000" w:rsidRPr="00000000">
              <w:rPr>
                <w:rtl w:val="0"/>
              </w:rPr>
              <w:t xml:space="preserve">Student shows a multi-step route-comparison approach, but it is informal and not fully algorithmized.</w:t>
            </w:r>
          </w:p>
        </w:tc>
      </w:tr>
      <w:tr>
        <w:trPr>
          <w:cantSplit w:val="0"/>
          <w:trHeight w:val="1070" w:hRule="atLeast"/>
          <w:tblHeader w:val="0"/>
        </w:trPr>
        <w:tc>
          <w:tcPr/>
          <w:p w:rsidR="00000000" w:rsidDel="00000000" w:rsidP="00000000" w:rsidRDefault="00000000" w:rsidRPr="00000000" w14:paraId="00000063">
            <w:pPr>
              <w:rPr>
                <w:b w:val="1"/>
                <w:bCs w:val="1"/>
              </w:rPr>
            </w:pPr>
            <w:r w:rsidDel="00000000" w:rsidR="00000000" w:rsidRPr="00000000">
              <w:rPr>
                <w:b w:val="1"/>
                <w:bCs w:val="1"/>
                <w:rtl w:val="0"/>
              </w:rPr>
              <w:t xml:space="preserve">DCS2</w:t>
            </w:r>
          </w:p>
        </w:tc>
        <w:tc>
          <w:tcPr/>
          <w:p w:rsidR="00000000" w:rsidDel="00000000" w:rsidP="00000000" w:rsidRDefault="00000000" w:rsidRPr="00000000" w14:paraId="00000064">
            <w:pPr>
              <w:rPr/>
            </w:pPr>
            <w:r w:rsidDel="00000000" w:rsidR="00000000" w:rsidRPr="00000000">
              <w:rPr>
                <w:rtl w:val="0"/>
              </w:rPr>
              <w:t xml:space="preserve">Q3 = 3/4/5, Q1 = 0 and Q2 = 0</w:t>
            </w:r>
          </w:p>
          <w:p w:rsidR="00000000" w:rsidDel="00000000" w:rsidP="00000000" w:rsidRDefault="00000000" w:rsidRPr="00000000" w14:paraId="00000065">
            <w:pPr>
              <w:rPr/>
            </w:pPr>
            <w:r w:rsidDel="00000000" w:rsidR="00000000" w:rsidRPr="00000000">
              <w:rPr>
                <w:rtl w:val="0"/>
              </w:rPr>
              <w:t xml:space="preserve">Q3 = 2, any Q1, Q2</w:t>
            </w:r>
          </w:p>
          <w:p w:rsidR="00000000" w:rsidDel="00000000" w:rsidP="00000000" w:rsidRDefault="00000000" w:rsidRPr="00000000" w14:paraId="00000066">
            <w:pPr>
              <w:rPr/>
            </w:pPr>
            <w:r w:rsidDel="00000000" w:rsidR="00000000" w:rsidRPr="00000000">
              <w:rPr>
                <w:rtl w:val="0"/>
              </w:rPr>
              <w:t xml:space="preserve">Q3 = 0/1, Q1 = 2 and/or Q2 = 2</w:t>
            </w:r>
          </w:p>
        </w:tc>
        <w:tc>
          <w:tcPr/>
          <w:p w:rsidR="00000000" w:rsidDel="00000000" w:rsidP="00000000" w:rsidRDefault="00000000" w:rsidRPr="00000000" w14:paraId="00000067">
            <w:pPr>
              <w:rPr/>
            </w:pPr>
            <w:r w:rsidDel="00000000" w:rsidR="00000000" w:rsidRPr="00000000">
              <w:rPr>
                <w:rtl w:val="0"/>
              </w:rPr>
              <w:t xml:space="preserve">Student shows relevant computational thinking, but only at the level of simple rules, local strategies, or instance-bound reasoning.</w:t>
            </w:r>
          </w:p>
        </w:tc>
      </w:tr>
      <w:tr>
        <w:trPr>
          <w:cantSplit w:val="0"/>
          <w:trHeight w:val="785" w:hRule="atLeast"/>
          <w:tblHeader w:val="0"/>
        </w:trPr>
        <w:tc>
          <w:tcPr/>
          <w:p w:rsidR="00000000" w:rsidDel="00000000" w:rsidP="00000000" w:rsidRDefault="00000000" w:rsidRPr="00000000" w14:paraId="00000068">
            <w:pPr>
              <w:rPr>
                <w:b w:val="1"/>
                <w:bCs w:val="1"/>
              </w:rPr>
            </w:pPr>
            <w:r w:rsidDel="00000000" w:rsidR="00000000" w:rsidRPr="00000000">
              <w:rPr>
                <w:b w:val="1"/>
                <w:bCs w:val="1"/>
                <w:rtl w:val="0"/>
              </w:rPr>
              <w:t xml:space="preserve">DCS1</w:t>
            </w:r>
          </w:p>
        </w:tc>
        <w:tc>
          <w:tcPr/>
          <w:p w:rsidR="00000000" w:rsidDel="00000000" w:rsidP="00000000" w:rsidRDefault="00000000" w:rsidRPr="00000000" w14:paraId="00000069">
            <w:pPr>
              <w:rPr/>
            </w:pPr>
            <w:r w:rsidDel="00000000" w:rsidR="00000000" w:rsidRPr="00000000">
              <w:rPr>
                <w:rtl w:val="0"/>
              </w:rPr>
              <w:t xml:space="preserve">Q3 = 1, Q1=0/1 and Q2=0/1</w:t>
            </w:r>
          </w:p>
          <w:p w:rsidR="00000000" w:rsidDel="00000000" w:rsidP="00000000" w:rsidRDefault="00000000" w:rsidRPr="00000000" w14:paraId="0000006A">
            <w:pPr>
              <w:rPr/>
            </w:pPr>
            <w:r w:rsidDel="00000000" w:rsidR="00000000" w:rsidRPr="00000000">
              <w:rPr>
                <w:rtl w:val="0"/>
              </w:rPr>
              <w:t xml:space="preserve">Q3 = 0, Q1 = 1 and/or Q2 = 1</w:t>
            </w:r>
          </w:p>
        </w:tc>
        <w:tc>
          <w:tcPr/>
          <w:p w:rsidR="00000000" w:rsidDel="00000000" w:rsidP="00000000" w:rsidRDefault="00000000" w:rsidRPr="00000000" w14:paraId="0000006B">
            <w:pPr>
              <w:rPr/>
            </w:pPr>
            <w:r w:rsidDel="00000000" w:rsidR="00000000" w:rsidRPr="00000000">
              <w:rPr>
                <w:rtl w:val="0"/>
              </w:rPr>
              <w:t xml:space="preserve">Student shows emerging but weak computational ideas without a coherent solution design.</w:t>
            </w:r>
          </w:p>
        </w:tc>
      </w:tr>
      <w:tr>
        <w:trPr>
          <w:cantSplit w:val="0"/>
          <w:trHeight w:val="515" w:hRule="atLeast"/>
          <w:tblHeader w:val="0"/>
        </w:trPr>
        <w:tc>
          <w:tcPr/>
          <w:p w:rsidR="00000000" w:rsidDel="00000000" w:rsidP="00000000" w:rsidRDefault="00000000" w:rsidRPr="00000000" w14:paraId="0000006C">
            <w:pPr>
              <w:rPr>
                <w:b w:val="1"/>
                <w:bCs w:val="1"/>
              </w:rPr>
            </w:pPr>
            <w:r w:rsidDel="00000000" w:rsidR="00000000" w:rsidRPr="00000000">
              <w:rPr>
                <w:b w:val="1"/>
                <w:bCs w:val="1"/>
                <w:rtl w:val="0"/>
              </w:rPr>
              <w:t xml:space="preserve">DCS0</w:t>
            </w:r>
          </w:p>
        </w:tc>
        <w:tc>
          <w:tcPr/>
          <w:p w:rsidR="00000000" w:rsidDel="00000000" w:rsidP="00000000" w:rsidRDefault="00000000" w:rsidRPr="00000000" w14:paraId="0000006D">
            <w:pPr>
              <w:rPr/>
            </w:pPr>
            <w:r w:rsidDel="00000000" w:rsidR="00000000" w:rsidRPr="00000000">
              <w:rPr>
                <w:rtl w:val="0"/>
              </w:rPr>
              <w:t xml:space="preserve">Q3 = 0, Q2 = 0, Q1 = 0</w:t>
            </w:r>
          </w:p>
        </w:tc>
        <w:tc>
          <w:tcPr/>
          <w:p w:rsidR="00000000" w:rsidDel="00000000" w:rsidP="00000000" w:rsidRDefault="00000000" w:rsidRPr="00000000" w14:paraId="0000006E">
            <w:pPr>
              <w:rPr/>
            </w:pPr>
            <w:r w:rsidDel="00000000" w:rsidR="00000000" w:rsidRPr="00000000">
              <w:rPr>
                <w:rtl w:val="0"/>
              </w:rPr>
              <w:t xml:space="preserve">No meaningful design evidence.</w:t>
            </w:r>
          </w:p>
        </w:tc>
      </w:tr>
    </w:tbl>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b w:val="1"/>
          <w:bCs w:val="1"/>
          <w:sz w:val="24"/>
          <w:szCs w:val="24"/>
        </w:rPr>
      </w:pPr>
      <w:r w:rsidDel="00000000" w:rsidR="00000000" w:rsidRPr="00000000">
        <w:br w:type="page"/>
      </w:r>
      <w:r w:rsidDel="00000000" w:rsidR="00000000" w:rsidRPr="00000000">
        <w:rPr>
          <w:rtl w:val="0"/>
        </w:rPr>
      </w:r>
    </w:p>
    <w:bookmarkStart w:colFirst="0" w:colLast="0" w:name="kix.uhf4ys68ohdn" w:id="4"/>
    <w:bookmarkEnd w:id="4"/>
    <w:p w:rsidR="00000000" w:rsidDel="00000000" w:rsidP="00000000" w:rsidRDefault="00000000" w:rsidRPr="00000000" w14:paraId="00000071">
      <w:pPr>
        <w:rPr>
          <w:b w:val="1"/>
          <w:bCs w:val="1"/>
        </w:rPr>
      </w:pPr>
      <w:r w:rsidDel="00000000" w:rsidR="00000000" w:rsidRPr="00000000">
        <w:rPr>
          <w:b w:val="1"/>
          <w:bCs w:val="1"/>
          <w:sz w:val="24"/>
          <w:szCs w:val="24"/>
          <w:rtl w:val="0"/>
        </w:rPr>
        <w:t xml:space="preserve">Delivery.00 </w:t>
      </w:r>
      <w:r w:rsidDel="00000000" w:rsidR="00000000" w:rsidRPr="00000000">
        <w:rPr>
          <w:b w:val="1"/>
          <w:bCs w:val="1"/>
          <w:rtl w:val="0"/>
        </w:rPr>
        <w:t xml:space="preserve">[HUMAN MC]</w:t>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spacing w:after="240" w:before="240" w:lineRule="auto"/>
        <w:rPr>
          <w:b w:val="1"/>
          <w:bCs w:val="1"/>
          <w:color w:val="0000ff"/>
          <w:sz w:val="24"/>
          <w:szCs w:val="24"/>
        </w:rPr>
      </w:pPr>
      <w:r w:rsidDel="00000000" w:rsidR="00000000" w:rsidRPr="00000000">
        <w:rPr>
          <w:b w:val="1"/>
          <w:bCs w:val="1"/>
          <w:color w:val="0000ff"/>
          <w:sz w:val="24"/>
          <w:szCs w:val="24"/>
          <w:rtl w:val="0"/>
        </w:rPr>
        <w:t xml:space="preserve">[Q1] Sort each card into the correct column.</w:t>
      </w:r>
    </w:p>
    <w:p w:rsidR="00000000" w:rsidDel="00000000" w:rsidP="00000000" w:rsidRDefault="00000000" w:rsidRPr="00000000" w14:paraId="00000074">
      <w:pPr>
        <w:spacing w:after="240" w:before="240" w:lineRule="auto"/>
        <w:rPr>
          <w:b w:val="1"/>
          <w:bCs w:val="1"/>
          <w:color w:val="0000ff"/>
          <w:sz w:val="24"/>
          <w:szCs w:val="24"/>
        </w:rPr>
      </w:pPr>
      <w:r w:rsidDel="00000000" w:rsidR="00000000" w:rsidRPr="00000000">
        <w:rPr>
          <w:b w:val="1"/>
          <w:bCs w:val="1"/>
          <w:color w:val="0000ff"/>
          <w:sz w:val="24"/>
          <w:szCs w:val="24"/>
          <w:rtl w:val="0"/>
        </w:rPr>
        <w:t xml:space="preserve">Column A: The program must use this information (choose up to 5)</w:t>
        <w:br w:type="textWrapping"/>
        <w:t xml:space="preserve">Column B: The program does not need this information (choose up to 5)</w:t>
      </w:r>
    </w:p>
    <w:p w:rsidR="00000000" w:rsidDel="00000000" w:rsidP="00000000" w:rsidRDefault="00000000" w:rsidRPr="00000000" w14:paraId="00000075">
      <w:pPr>
        <w:spacing w:after="240" w:before="240" w:lineRule="auto"/>
        <w:rPr>
          <w:b w:val="1"/>
          <w:bCs w:val="1"/>
          <w:color w:val="0000ff"/>
          <w:sz w:val="24"/>
          <w:szCs w:val="24"/>
        </w:rPr>
      </w:pPr>
      <w:r w:rsidDel="00000000" w:rsidR="00000000" w:rsidRPr="00000000">
        <w:rPr>
          <w:b w:val="1"/>
          <w:bCs w:val="1"/>
          <w:color w:val="0000ff"/>
          <w:sz w:val="24"/>
          <w:szCs w:val="24"/>
          <w:rtl w:val="0"/>
        </w:rPr>
        <w:t xml:space="preserve">{Cards}</w:t>
      </w:r>
    </w:p>
    <w:p w:rsidR="00000000" w:rsidDel="00000000" w:rsidP="00000000" w:rsidRDefault="00000000" w:rsidRPr="00000000" w14:paraId="00000076">
      <w:pPr>
        <w:rPr>
          <w:color w:val="0000ff"/>
          <w:sz w:val="24"/>
          <w:szCs w:val="24"/>
        </w:rPr>
      </w:pPr>
      <w:r w:rsidDel="00000000" w:rsidR="00000000" w:rsidRPr="00000000">
        <w:rPr>
          <w:color w:val="0000ff"/>
          <w:sz w:val="24"/>
          <w:szCs w:val="24"/>
          <w:rtl w:val="0"/>
        </w:rPr>
        <w:t xml:space="preserve">a. The name of the delivery customer</w:t>
      </w:r>
    </w:p>
    <w:p w:rsidR="00000000" w:rsidDel="00000000" w:rsidP="00000000" w:rsidRDefault="00000000" w:rsidRPr="00000000" w14:paraId="00000077">
      <w:pPr>
        <w:rPr>
          <w:color w:val="0000ff"/>
          <w:sz w:val="24"/>
          <w:szCs w:val="24"/>
        </w:rPr>
      </w:pPr>
      <w:r w:rsidDel="00000000" w:rsidR="00000000" w:rsidRPr="00000000">
        <w:rPr>
          <w:color w:val="0000ff"/>
          <w:sz w:val="24"/>
          <w:szCs w:val="24"/>
          <w:rtl w:val="0"/>
        </w:rPr>
        <w:t xml:space="preserve">b. The robot can move only to a square that shares a side with its current square</w:t>
      </w:r>
    </w:p>
    <w:p w:rsidR="00000000" w:rsidDel="00000000" w:rsidP="00000000" w:rsidRDefault="00000000" w:rsidRPr="00000000" w14:paraId="00000078">
      <w:pPr>
        <w:rPr>
          <w:color w:val="0000ff"/>
          <w:sz w:val="24"/>
          <w:szCs w:val="24"/>
        </w:rPr>
      </w:pPr>
      <w:r w:rsidDel="00000000" w:rsidR="00000000" w:rsidRPr="00000000">
        <w:rPr>
          <w:color w:val="0000ff"/>
          <w:sz w:val="24"/>
          <w:szCs w:val="24"/>
          <w:rtl w:val="0"/>
        </w:rPr>
        <w:t xml:space="preserve">c. Total cost = time cost + surcharges</w:t>
      </w:r>
    </w:p>
    <w:p w:rsidR="00000000" w:rsidDel="00000000" w:rsidP="00000000" w:rsidRDefault="00000000" w:rsidRPr="00000000" w14:paraId="00000079">
      <w:pPr>
        <w:rPr>
          <w:color w:val="0000ff"/>
          <w:sz w:val="24"/>
          <w:szCs w:val="24"/>
        </w:rPr>
      </w:pPr>
      <w:r w:rsidDel="00000000" w:rsidR="00000000" w:rsidRPr="00000000">
        <w:rPr>
          <w:color w:val="0000ff"/>
          <w:sz w:val="24"/>
          <w:szCs w:val="24"/>
          <w:rtl w:val="0"/>
        </w:rPr>
        <w:t xml:space="preserve">d. The numbers written inside the squares</w:t>
      </w:r>
    </w:p>
    <w:p w:rsidR="00000000" w:rsidDel="00000000" w:rsidP="00000000" w:rsidRDefault="00000000" w:rsidRPr="00000000" w14:paraId="0000007A">
      <w:pPr>
        <w:rPr>
          <w:color w:val="0000ff"/>
          <w:sz w:val="24"/>
          <w:szCs w:val="24"/>
        </w:rPr>
      </w:pPr>
      <w:r w:rsidDel="00000000" w:rsidR="00000000" w:rsidRPr="00000000">
        <w:rPr>
          <w:color w:val="0000ff"/>
          <w:sz w:val="24"/>
          <w:szCs w:val="24"/>
          <w:rtl w:val="0"/>
        </w:rPr>
        <w:t xml:space="preserve">e. The robot’s battery size</w:t>
      </w:r>
    </w:p>
    <w:p w:rsidR="00000000" w:rsidDel="00000000" w:rsidP="00000000" w:rsidRDefault="00000000" w:rsidRPr="00000000" w14:paraId="0000007B">
      <w:pPr>
        <w:rPr>
          <w:color w:val="0000ff"/>
          <w:sz w:val="24"/>
          <w:szCs w:val="24"/>
        </w:rPr>
      </w:pPr>
      <w:r w:rsidDel="00000000" w:rsidR="00000000" w:rsidRPr="00000000">
        <w:rPr>
          <w:color w:val="0000ff"/>
          <w:sz w:val="24"/>
          <w:szCs w:val="24"/>
          <w:rtl w:val="0"/>
        </w:rPr>
        <w:t xml:space="preserve">f. How heavy the food box is</w:t>
      </w:r>
    </w:p>
    <w:p w:rsidR="00000000" w:rsidDel="00000000" w:rsidP="00000000" w:rsidRDefault="00000000" w:rsidRPr="00000000" w14:paraId="0000007C">
      <w:pPr>
        <w:rPr>
          <w:color w:val="0000ff"/>
          <w:sz w:val="24"/>
          <w:szCs w:val="24"/>
        </w:rPr>
      </w:pPr>
      <w:r w:rsidDel="00000000" w:rsidR="00000000" w:rsidRPr="00000000">
        <w:rPr>
          <w:color w:val="0000ff"/>
          <w:sz w:val="24"/>
          <w:szCs w:val="24"/>
          <w:rtl w:val="0"/>
        </w:rPr>
        <w:t xml:space="preserve">g. The robot’s color</w:t>
      </w:r>
    </w:p>
    <w:p w:rsidR="00000000" w:rsidDel="00000000" w:rsidP="00000000" w:rsidRDefault="00000000" w:rsidRPr="00000000" w14:paraId="0000007D">
      <w:pPr>
        <w:rPr>
          <w:color w:val="0000ff"/>
          <w:sz w:val="24"/>
          <w:szCs w:val="24"/>
        </w:rPr>
      </w:pPr>
      <w:r w:rsidDel="00000000" w:rsidR="00000000" w:rsidRPr="00000000">
        <w:rPr>
          <w:color w:val="0000ff"/>
          <w:sz w:val="24"/>
          <w:szCs w:val="24"/>
          <w:rtl w:val="0"/>
        </w:rPr>
        <w:t xml:space="preserve">h. The time for each square type</w:t>
      </w:r>
    </w:p>
    <w:p w:rsidR="00000000" w:rsidDel="00000000" w:rsidP="00000000" w:rsidRDefault="00000000" w:rsidRPr="00000000" w14:paraId="0000007E">
      <w:pPr>
        <w:rPr>
          <w:color w:val="0000ff"/>
          <w:sz w:val="24"/>
          <w:szCs w:val="24"/>
        </w:rPr>
      </w:pPr>
      <w:r w:rsidDel="00000000" w:rsidR="00000000" w:rsidRPr="00000000">
        <w:rPr>
          <w:color w:val="0000ff"/>
          <w:sz w:val="24"/>
          <w:szCs w:val="24"/>
          <w:rtl w:val="0"/>
        </w:rPr>
        <w:t xml:space="preserve">i. The weather that day</w:t>
      </w:r>
    </w:p>
    <w:p w:rsidR="00000000" w:rsidDel="00000000" w:rsidP="00000000" w:rsidRDefault="00000000" w:rsidRPr="00000000" w14:paraId="0000007F">
      <w:pPr>
        <w:rPr>
          <w:color w:val="0000ff"/>
          <w:sz w:val="24"/>
          <w:szCs w:val="24"/>
        </w:rPr>
      </w:pPr>
      <w:r w:rsidDel="00000000" w:rsidR="00000000" w:rsidRPr="00000000">
        <w:rPr>
          <w:color w:val="0000ff"/>
          <w:sz w:val="24"/>
          <w:szCs w:val="24"/>
          <w:rtl w:val="0"/>
        </w:rPr>
        <w:t xml:space="preserve">j. Where the route starts and ends</w:t>
      </w:r>
    </w:p>
    <w:p w:rsidR="00000000" w:rsidDel="00000000" w:rsidP="00000000" w:rsidRDefault="00000000" w:rsidRPr="00000000" w14:paraId="00000080">
      <w:pPr>
        <w:rPr>
          <w:color w:val="0000ff"/>
          <w:sz w:val="24"/>
          <w:szCs w:val="24"/>
        </w:rPr>
      </w:pPr>
      <w:r w:rsidDel="00000000" w:rsidR="00000000" w:rsidRPr="00000000">
        <w:rPr>
          <w:rtl w:val="0"/>
        </w:rPr>
      </w:r>
    </w:p>
    <w:p w:rsidR="00000000" w:rsidDel="00000000" w:rsidP="00000000" w:rsidRDefault="00000000" w:rsidRPr="00000000" w14:paraId="00000081">
      <w:pPr>
        <w:spacing w:after="240" w:before="240" w:lineRule="auto"/>
        <w:rPr>
          <w:b w:val="1"/>
          <w:bCs w:val="1"/>
          <w:color w:val="0000ff"/>
          <w:sz w:val="24"/>
          <w:szCs w:val="24"/>
        </w:rPr>
      </w:pPr>
      <w:r w:rsidDel="00000000" w:rsidR="00000000" w:rsidRPr="00000000">
        <w:rPr>
          <w:b w:val="1"/>
          <w:bCs w:val="1"/>
          <w:color w:val="0000ff"/>
          <w:sz w:val="24"/>
          <w:szCs w:val="24"/>
          <w:rtl w:val="0"/>
        </w:rPr>
        <w:t xml:space="preserve">[Q2-a] Uing the given map, build one lowest-cost route from Start to End. Drag and drop the numbered tiles to show your route from Start (1) to End (16).</w:t>
      </w:r>
    </w:p>
    <w:p w:rsidR="00000000" w:rsidDel="00000000" w:rsidP="00000000" w:rsidRDefault="00000000" w:rsidRPr="00000000" w14:paraId="00000082">
      <w:pPr>
        <w:spacing w:after="240" w:before="240" w:lineRule="auto"/>
        <w:rPr>
          <w:b w:val="1"/>
          <w:bCs w:val="1"/>
          <w:color w:val="0000ff"/>
          <w:sz w:val="24"/>
          <w:szCs w:val="24"/>
        </w:rPr>
      </w:pPr>
      <w:r w:rsidDel="00000000" w:rsidR="00000000" w:rsidRPr="00000000">
        <w:rPr>
          <w:b w:val="1"/>
          <w:bCs w:val="1"/>
          <w:color w:val="0000ff"/>
          <w:sz w:val="24"/>
          <w:szCs w:val="24"/>
          <w:rtl w:val="0"/>
        </w:rPr>
        <w:t xml:space="preserve">Available tiles: 1, 2, 3, 4, 5, 6, 7, 8, 9, 10, 11, 12, 15, 16</w:t>
      </w:r>
    </w:p>
    <w:p w:rsidR="00000000" w:rsidDel="00000000" w:rsidP="00000000" w:rsidRDefault="00000000" w:rsidRPr="00000000" w14:paraId="00000083">
      <w:pPr>
        <w:rPr>
          <w:b w:val="1"/>
          <w:bCs w:val="1"/>
          <w:color w:val="0000ff"/>
          <w:sz w:val="24"/>
          <w:szCs w:val="24"/>
        </w:rPr>
      </w:pPr>
      <w:r w:rsidDel="00000000" w:rsidR="00000000" w:rsidRPr="00000000">
        <w:rPr>
          <w:b w:val="1"/>
          <w:bCs w:val="1"/>
          <w:color w:val="0000ff"/>
          <w:sz w:val="24"/>
          <w:szCs w:val="24"/>
          <w:rtl w:val="0"/>
        </w:rPr>
        <w:t xml:space="preserve">[Q2-b] What is the total cost of the route you built?</w:t>
      </w:r>
    </w:p>
    <w:p w:rsidR="00000000" w:rsidDel="00000000" w:rsidP="00000000" w:rsidRDefault="00000000" w:rsidRPr="00000000" w14:paraId="00000084">
      <w:pPr>
        <w:rPr>
          <w:color w:val="0000ff"/>
          <w:sz w:val="24"/>
          <w:szCs w:val="24"/>
        </w:rPr>
      </w:pPr>
      <w:r w:rsidDel="00000000" w:rsidR="00000000" w:rsidRPr="00000000">
        <w:rPr>
          <w:color w:val="0000ff"/>
          <w:sz w:val="24"/>
          <w:szCs w:val="24"/>
          <w:rtl w:val="0"/>
        </w:rPr>
        <w:t xml:space="preserve">a. $8</w:t>
      </w:r>
    </w:p>
    <w:p w:rsidR="00000000" w:rsidDel="00000000" w:rsidP="00000000" w:rsidRDefault="00000000" w:rsidRPr="00000000" w14:paraId="00000085">
      <w:pPr>
        <w:rPr>
          <w:color w:val="0000ff"/>
          <w:sz w:val="24"/>
          <w:szCs w:val="24"/>
        </w:rPr>
      </w:pPr>
      <w:r w:rsidDel="00000000" w:rsidR="00000000" w:rsidRPr="00000000">
        <w:rPr>
          <w:color w:val="0000ff"/>
          <w:sz w:val="24"/>
          <w:szCs w:val="24"/>
          <w:rtl w:val="0"/>
        </w:rPr>
        <w:t xml:space="preserve">b. $9</w:t>
      </w:r>
    </w:p>
    <w:p w:rsidR="00000000" w:rsidDel="00000000" w:rsidP="00000000" w:rsidRDefault="00000000" w:rsidRPr="00000000" w14:paraId="00000086">
      <w:pPr>
        <w:rPr>
          <w:color w:val="0000ff"/>
          <w:sz w:val="24"/>
          <w:szCs w:val="24"/>
        </w:rPr>
      </w:pPr>
      <w:r w:rsidDel="00000000" w:rsidR="00000000" w:rsidRPr="00000000">
        <w:rPr>
          <w:color w:val="0000ff"/>
          <w:sz w:val="24"/>
          <w:szCs w:val="24"/>
          <w:rtl w:val="0"/>
        </w:rPr>
        <w:t xml:space="preserve">c. $10</w:t>
      </w:r>
    </w:p>
    <w:p w:rsidR="00000000" w:rsidDel="00000000" w:rsidP="00000000" w:rsidRDefault="00000000" w:rsidRPr="00000000" w14:paraId="00000087">
      <w:pPr>
        <w:rPr>
          <w:color w:val="0000ff"/>
          <w:sz w:val="24"/>
          <w:szCs w:val="24"/>
        </w:rPr>
      </w:pPr>
      <w:r w:rsidDel="00000000" w:rsidR="00000000" w:rsidRPr="00000000">
        <w:rPr>
          <w:color w:val="0000ff"/>
          <w:sz w:val="24"/>
          <w:szCs w:val="24"/>
          <w:rtl w:val="0"/>
        </w:rPr>
        <w:t xml:space="preserve">d. $11</w:t>
      </w:r>
    </w:p>
    <w:p w:rsidR="00000000" w:rsidDel="00000000" w:rsidP="00000000" w:rsidRDefault="00000000" w:rsidRPr="00000000" w14:paraId="00000088">
      <w:pPr>
        <w:rPr>
          <w:color w:val="0000ff"/>
          <w:sz w:val="24"/>
          <w:szCs w:val="24"/>
        </w:rPr>
      </w:pPr>
      <w:r w:rsidDel="00000000" w:rsidR="00000000" w:rsidRPr="00000000">
        <w:rPr>
          <w:color w:val="0000ff"/>
          <w:sz w:val="24"/>
          <w:szCs w:val="24"/>
          <w:rtl w:val="0"/>
        </w:rPr>
        <w:t xml:space="preserve">e. $12</w:t>
      </w:r>
    </w:p>
    <w:p w:rsidR="00000000" w:rsidDel="00000000" w:rsidP="00000000" w:rsidRDefault="00000000" w:rsidRPr="00000000" w14:paraId="00000089">
      <w:pPr>
        <w:rPr>
          <w:color w:val="0000ff"/>
          <w:sz w:val="24"/>
          <w:szCs w:val="24"/>
        </w:rPr>
      </w:pPr>
      <w:r w:rsidDel="00000000" w:rsidR="00000000" w:rsidRPr="00000000">
        <w:rPr>
          <w:rtl w:val="0"/>
        </w:rPr>
      </w:r>
    </w:p>
    <w:p w:rsidR="00000000" w:rsidDel="00000000" w:rsidP="00000000" w:rsidRDefault="00000000" w:rsidRPr="00000000" w14:paraId="0000008A">
      <w:pPr>
        <w:spacing w:after="240" w:before="240" w:lineRule="auto"/>
        <w:rPr>
          <w:b w:val="1"/>
          <w:bCs w:val="1"/>
          <w:sz w:val="24"/>
          <w:szCs w:val="24"/>
        </w:rPr>
      </w:pPr>
      <w:r w:rsidDel="00000000" w:rsidR="00000000" w:rsidRPr="00000000">
        <w:rPr>
          <w:b w:val="1"/>
          <w:bCs w:val="1"/>
          <w:color w:val="0000ff"/>
          <w:sz w:val="24"/>
          <w:szCs w:val="24"/>
          <w:rtl w:val="0"/>
        </w:rPr>
        <w:t xml:space="preserve">[Q3] Choose one option in each step to build the strongest algorithm for any similar map.</w:t>
      </w: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Step 1. Main search plan</w:t>
      </w:r>
    </w:p>
    <w:p w:rsidR="00000000" w:rsidDel="00000000" w:rsidP="00000000" w:rsidRDefault="00000000" w:rsidRPr="00000000" w14:paraId="0000008C">
      <w:pPr>
        <w:rPr/>
      </w:pPr>
      <w:r w:rsidDel="00000000" w:rsidR="00000000" w:rsidRPr="00000000">
        <w:rPr>
          <w:rtl w:val="0"/>
        </w:rPr>
        <w:t xml:space="preserve">a. Check the battery and pick the safest route.</w:t>
      </w:r>
    </w:p>
    <w:p w:rsidR="00000000" w:rsidDel="00000000" w:rsidP="00000000" w:rsidRDefault="00000000" w:rsidRPr="00000000" w14:paraId="0000008D">
      <w:pPr>
        <w:rPr/>
      </w:pPr>
      <w:r w:rsidDel="00000000" w:rsidR="00000000" w:rsidRPr="00000000">
        <w:rPr>
          <w:rtl w:val="0"/>
        </w:rPr>
        <w:t xml:space="preserve">b. Always choose the cheapest-looking next square.</w:t>
      </w:r>
    </w:p>
    <w:p w:rsidR="00000000" w:rsidDel="00000000" w:rsidP="00000000" w:rsidRDefault="00000000" w:rsidRPr="00000000" w14:paraId="0000008E">
      <w:pPr>
        <w:rPr/>
      </w:pPr>
      <w:r w:rsidDel="00000000" w:rsidR="00000000" w:rsidRPr="00000000">
        <w:rPr>
          <w:rtl w:val="0"/>
        </w:rPr>
        <w:t xml:space="preserve">c. Try routes until one seems good enough.</w:t>
      </w:r>
    </w:p>
    <w:p w:rsidR="00000000" w:rsidDel="00000000" w:rsidP="00000000" w:rsidRDefault="00000000" w:rsidRPr="00000000" w14:paraId="0000008F">
      <w:pPr>
        <w:rPr/>
      </w:pPr>
      <w:r w:rsidDel="00000000" w:rsidR="00000000" w:rsidRPr="00000000">
        <w:rPr>
          <w:rtl w:val="0"/>
        </w:rPr>
        <w:t xml:space="preserve">d. Generate all legal routes from Start to End.</w:t>
      </w:r>
    </w:p>
    <w:p w:rsidR="00000000" w:rsidDel="00000000" w:rsidP="00000000" w:rsidRDefault="00000000" w:rsidRPr="00000000" w14:paraId="00000090">
      <w:pPr>
        <w:rPr>
          <w:b w:val="1"/>
          <w:bCs w:val="1"/>
        </w:rPr>
      </w:pPr>
      <w:r w:rsidDel="00000000" w:rsidR="00000000" w:rsidRPr="00000000">
        <w:rPr>
          <w:b w:val="1"/>
          <w:bCs w:val="1"/>
          <w:rtl w:val="0"/>
        </w:rPr>
        <w:t xml:space="preserve">Step 2. Cost rule</w:t>
      </w:r>
    </w:p>
    <w:p w:rsidR="00000000" w:rsidDel="00000000" w:rsidP="00000000" w:rsidRDefault="00000000" w:rsidRPr="00000000" w14:paraId="00000091">
      <w:pPr>
        <w:rPr/>
      </w:pPr>
      <w:r w:rsidDel="00000000" w:rsidR="00000000" w:rsidRPr="00000000">
        <w:rPr>
          <w:rtl w:val="0"/>
        </w:rPr>
        <w:t xml:space="preserve">a. Add the time cost and surcharges for every square entered.</w:t>
      </w:r>
    </w:p>
    <w:p w:rsidR="00000000" w:rsidDel="00000000" w:rsidP="00000000" w:rsidRDefault="00000000" w:rsidRPr="00000000" w14:paraId="00000092">
      <w:pPr>
        <w:rPr/>
      </w:pPr>
      <w:r w:rsidDel="00000000" w:rsidR="00000000" w:rsidRPr="00000000">
        <w:rPr>
          <w:rtl w:val="0"/>
        </w:rPr>
        <w:t xml:space="preserve">b. Count only how many squares the robot uses.</w:t>
      </w:r>
    </w:p>
    <w:p w:rsidR="00000000" w:rsidDel="00000000" w:rsidP="00000000" w:rsidRDefault="00000000" w:rsidRPr="00000000" w14:paraId="00000093">
      <w:pPr>
        <w:rPr/>
      </w:pPr>
      <w:r w:rsidDel="00000000" w:rsidR="00000000" w:rsidRPr="00000000">
        <w:rPr>
          <w:rtl w:val="0"/>
        </w:rPr>
        <w:t xml:space="preserve">c. Add only the stop-light time.</w:t>
      </w:r>
    </w:p>
    <w:p w:rsidR="00000000" w:rsidDel="00000000" w:rsidP="00000000" w:rsidRDefault="00000000" w:rsidRPr="00000000" w14:paraId="00000094">
      <w:pPr>
        <w:rPr/>
      </w:pPr>
      <w:r w:rsidDel="00000000" w:rsidR="00000000" w:rsidRPr="00000000">
        <w:rPr>
          <w:rtl w:val="0"/>
        </w:rPr>
        <w:t xml:space="preserve">d. Add extra charges only when the robot reaches End.</w:t>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Step 3. Update rule</w:t>
      </w:r>
    </w:p>
    <w:p w:rsidR="00000000" w:rsidDel="00000000" w:rsidP="00000000" w:rsidRDefault="00000000" w:rsidRPr="00000000" w14:paraId="00000097">
      <w:pPr>
        <w:rPr/>
      </w:pPr>
      <w:r w:rsidDel="00000000" w:rsidR="00000000" w:rsidRPr="00000000">
        <w:rPr>
          <w:rtl w:val="0"/>
        </w:rPr>
        <w:t xml:space="preserve">a. Update the route with fewer turns.</w:t>
        <w:br w:type="textWrapping"/>
        <w:t xml:space="preserve">b. Stop updating as soon as one route reaches End.</w:t>
      </w:r>
    </w:p>
    <w:p w:rsidR="00000000" w:rsidDel="00000000" w:rsidP="00000000" w:rsidRDefault="00000000" w:rsidRPr="00000000" w14:paraId="00000098">
      <w:pPr>
        <w:rPr/>
      </w:pPr>
      <w:r w:rsidDel="00000000" w:rsidR="00000000" w:rsidRPr="00000000">
        <w:rPr>
          <w:rtl w:val="0"/>
        </w:rPr>
        <w:t xml:space="preserve">c. Update when a new route is faster.</w:t>
      </w:r>
    </w:p>
    <w:p w:rsidR="00000000" w:rsidDel="00000000" w:rsidP="00000000" w:rsidRDefault="00000000" w:rsidRPr="00000000" w14:paraId="00000099">
      <w:pPr>
        <w:rPr/>
      </w:pPr>
      <w:r w:rsidDel="00000000" w:rsidR="00000000" w:rsidRPr="00000000">
        <w:rPr>
          <w:rtl w:val="0"/>
        </w:rPr>
        <w:t xml:space="preserve">d. Update the route that uses fewer hills.</w:t>
      </w:r>
    </w:p>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b w:val="1"/>
          <w:bCs w:val="1"/>
          <w:rtl w:val="0"/>
        </w:rPr>
        <w:t xml:space="preserve">Step 4. Stop rule</w:t>
      </w:r>
    </w:p>
    <w:p w:rsidR="00000000" w:rsidDel="00000000" w:rsidP="00000000" w:rsidRDefault="00000000" w:rsidRPr="00000000" w14:paraId="0000009C">
      <w:pPr>
        <w:rPr/>
      </w:pPr>
      <w:r w:rsidDel="00000000" w:rsidR="00000000" w:rsidRPr="00000000">
        <w:rPr>
          <w:rtl w:val="0"/>
        </w:rPr>
        <w:t xml:space="preserve">a. Stop the first time the robot reaches End.</w:t>
      </w:r>
    </w:p>
    <w:p w:rsidR="00000000" w:rsidDel="00000000" w:rsidP="00000000" w:rsidRDefault="00000000" w:rsidRPr="00000000" w14:paraId="0000009D">
      <w:pPr>
        <w:rPr/>
      </w:pPr>
      <w:r w:rsidDel="00000000" w:rsidR="00000000" w:rsidRPr="00000000">
        <w:rPr>
          <w:rtl w:val="0"/>
        </w:rPr>
        <w:t xml:space="preserve">b. Stop after all possible routes have been checked.</w:t>
      </w:r>
    </w:p>
    <w:p w:rsidR="00000000" w:rsidDel="00000000" w:rsidP="00000000" w:rsidRDefault="00000000" w:rsidRPr="00000000" w14:paraId="0000009E">
      <w:pPr>
        <w:rPr/>
      </w:pPr>
      <w:r w:rsidDel="00000000" w:rsidR="00000000" w:rsidRPr="00000000">
        <w:rPr>
          <w:rtl w:val="0"/>
        </w:rPr>
        <w:t xml:space="preserve">c. Stop when the robot finds a route with no hills.</w:t>
      </w:r>
    </w:p>
    <w:p w:rsidR="00000000" w:rsidDel="00000000" w:rsidP="00000000" w:rsidRDefault="00000000" w:rsidRPr="00000000" w14:paraId="0000009F">
      <w:pPr>
        <w:rPr>
          <w:b w:val="1"/>
          <w:bCs w:val="1"/>
        </w:rPr>
      </w:pPr>
      <w:r w:rsidDel="00000000" w:rsidR="00000000" w:rsidRPr="00000000">
        <w:rPr>
          <w:rtl w:val="0"/>
        </w:rPr>
        <w:t xml:space="preserve">d. Stop when the route looks short enough.</w:t>
      </w: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rPr>
          <w:color w:val="0000ff"/>
          <w:sz w:val="24"/>
          <w:szCs w:val="24"/>
        </w:rPr>
      </w:pPr>
      <w:r w:rsidDel="00000000" w:rsidR="00000000" w:rsidRPr="00000000">
        <w:rPr>
          <w:rtl w:val="0"/>
        </w:rPr>
      </w:r>
    </w:p>
    <w:p w:rsidR="00000000" w:rsidDel="00000000" w:rsidP="00000000" w:rsidRDefault="00000000" w:rsidRPr="00000000" w14:paraId="000000A2">
      <w:pPr>
        <w:rPr>
          <w:color w:val="0000ff"/>
          <w:sz w:val="24"/>
          <w:szCs w:val="24"/>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rtl w:val="0"/>
        </w:rPr>
      </w:r>
    </w:p>
    <w:bookmarkStart w:colFirst="0" w:colLast="0" w:name="kix.6x5f7gjxoh4c" w:id="5"/>
    <w:bookmarkEnd w:id="5"/>
    <w:p w:rsidR="00000000" w:rsidDel="00000000" w:rsidP="00000000" w:rsidRDefault="00000000" w:rsidRPr="00000000" w14:paraId="000000A4">
      <w:pPr>
        <w:rPr>
          <w:b w:val="1"/>
          <w:bCs w:val="1"/>
        </w:rPr>
      </w:pPr>
      <w:r w:rsidDel="00000000" w:rsidR="00000000" w:rsidRPr="00000000">
        <w:rPr>
          <w:b w:val="1"/>
          <w:bCs w:val="1"/>
          <w:sz w:val="24"/>
          <w:szCs w:val="24"/>
          <w:rtl w:val="0"/>
        </w:rPr>
        <w:t xml:space="preserve">Delivery.00</w:t>
      </w:r>
      <w:r w:rsidDel="00000000" w:rsidR="00000000" w:rsidRPr="00000000">
        <w:rPr>
          <w:b w:val="1"/>
          <w:bCs w:val="1"/>
          <w:rtl w:val="0"/>
        </w:rPr>
        <w:t xml:space="preserve"> [HUMAN MC SG]</w:t>
      </w:r>
    </w:p>
    <w:p w:rsidR="00000000" w:rsidDel="00000000" w:rsidP="00000000" w:rsidRDefault="00000000" w:rsidRPr="00000000" w14:paraId="000000A5">
      <w:pPr>
        <w:rPr>
          <w:b w:val="1"/>
          <w:bCs w:val="1"/>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05"/>
        <w:gridCol w:w="3765"/>
        <w:gridCol w:w="4290"/>
        <w:tblGridChange w:id="0">
          <w:tblGrid>
            <w:gridCol w:w="1305"/>
            <w:gridCol w:w="3765"/>
            <w:gridCol w:w="4290"/>
          </w:tblGrid>
        </w:tblGridChange>
      </w:tblGrid>
      <w:tr>
        <w:trPr>
          <w:cantSplit w:val="0"/>
          <w:trHeight w:val="144" w:hRule="atLeast"/>
          <w:tblHeader w:val="0"/>
        </w:trPr>
        <w:tc>
          <w:tcPr/>
          <w:p w:rsidR="00000000" w:rsidDel="00000000" w:rsidP="00000000" w:rsidRDefault="00000000" w:rsidRPr="00000000" w14:paraId="000000A6">
            <w:pPr>
              <w:jc w:val="center"/>
              <w:rPr>
                <w:b w:val="1"/>
                <w:bCs w:val="1"/>
              </w:rPr>
            </w:pPr>
            <w:r w:rsidDel="00000000" w:rsidR="00000000" w:rsidRPr="00000000">
              <w:rPr>
                <w:b w:val="1"/>
                <w:bCs w:val="1"/>
                <w:rtl w:val="0"/>
              </w:rPr>
              <w:t xml:space="preserve">[Q1]Score</w:t>
            </w:r>
          </w:p>
        </w:tc>
        <w:tc>
          <w:tcPr/>
          <w:p w:rsidR="00000000" w:rsidDel="00000000" w:rsidP="00000000" w:rsidRDefault="00000000" w:rsidRPr="00000000" w14:paraId="000000A7">
            <w:pPr>
              <w:jc w:val="center"/>
              <w:rPr>
                <w:b w:val="1"/>
                <w:bCs w:val="1"/>
              </w:rPr>
            </w:pPr>
            <w:r w:rsidDel="00000000" w:rsidR="00000000" w:rsidRPr="00000000">
              <w:rPr>
                <w:b w:val="1"/>
                <w:bCs w:val="1"/>
                <w:rtl w:val="0"/>
              </w:rPr>
              <w:t xml:space="preserve">Column A</w:t>
            </w:r>
          </w:p>
        </w:tc>
        <w:tc>
          <w:tcPr/>
          <w:p w:rsidR="00000000" w:rsidDel="00000000" w:rsidP="00000000" w:rsidRDefault="00000000" w:rsidRPr="00000000" w14:paraId="000000A8">
            <w:pPr>
              <w:jc w:val="center"/>
              <w:rPr>
                <w:b w:val="1"/>
                <w:bCs w:val="1"/>
              </w:rPr>
            </w:pPr>
            <w:r w:rsidDel="00000000" w:rsidR="00000000" w:rsidRPr="00000000">
              <w:rPr>
                <w:b w:val="1"/>
                <w:bCs w:val="1"/>
                <w:rtl w:val="0"/>
              </w:rPr>
              <w:t xml:space="preserve">Column B</w:t>
            </w:r>
          </w:p>
        </w:tc>
      </w:tr>
      <w:tr>
        <w:trPr>
          <w:cantSplit w:val="0"/>
          <w:trHeight w:val="144" w:hRule="atLeast"/>
          <w:tblHeader w:val="0"/>
        </w:trPr>
        <w:tc>
          <w:tcPr/>
          <w:p w:rsidR="00000000" w:rsidDel="00000000" w:rsidP="00000000" w:rsidRDefault="00000000" w:rsidRPr="00000000" w14:paraId="000000A9">
            <w:pPr>
              <w:rPr>
                <w:b w:val="1"/>
                <w:bCs w:val="1"/>
              </w:rPr>
            </w:pPr>
            <w:r w:rsidDel="00000000" w:rsidR="00000000" w:rsidRPr="00000000">
              <w:rPr>
                <w:b w:val="1"/>
                <w:bCs w:val="1"/>
                <w:rtl w:val="0"/>
              </w:rPr>
              <w:t xml:space="preserve">2</w:t>
            </w:r>
          </w:p>
        </w:tc>
        <w:tc>
          <w:tcPr/>
          <w:p w:rsidR="00000000" w:rsidDel="00000000" w:rsidP="00000000" w:rsidRDefault="00000000" w:rsidRPr="00000000" w14:paraId="000000AA">
            <w:pPr>
              <w:rPr/>
            </w:pPr>
            <w:r w:rsidDel="00000000" w:rsidR="00000000" w:rsidRPr="00000000">
              <w:rPr>
                <w:rtl w:val="0"/>
              </w:rPr>
              <w:t xml:space="preserve">b, c, h, j</w:t>
            </w:r>
          </w:p>
        </w:tc>
        <w:tc>
          <w:tcPr/>
          <w:p w:rsidR="00000000" w:rsidDel="00000000" w:rsidP="00000000" w:rsidRDefault="00000000" w:rsidRPr="00000000" w14:paraId="000000AB">
            <w:pPr>
              <w:rPr/>
            </w:pPr>
            <w:r w:rsidDel="00000000" w:rsidR="00000000" w:rsidRPr="00000000">
              <w:rPr>
                <w:rtl w:val="0"/>
              </w:rPr>
              <w:t xml:space="preserve">Choose 5 from a, d, e, f, g, i</w:t>
            </w:r>
          </w:p>
        </w:tc>
      </w:tr>
      <w:tr>
        <w:trPr>
          <w:cantSplit w:val="0"/>
          <w:trHeight w:val="144" w:hRule="atLeast"/>
          <w:tblHeader w:val="0"/>
        </w:trPr>
        <w:tc>
          <w:tcPr/>
          <w:p w:rsidR="00000000" w:rsidDel="00000000" w:rsidP="00000000" w:rsidRDefault="00000000" w:rsidRPr="00000000" w14:paraId="000000AC">
            <w:pPr>
              <w:rPr>
                <w:b w:val="1"/>
                <w:bCs w:val="1"/>
              </w:rPr>
            </w:pPr>
            <w:r w:rsidDel="00000000" w:rsidR="00000000" w:rsidRPr="00000000">
              <w:rPr>
                <w:b w:val="1"/>
                <w:bCs w:val="1"/>
                <w:rtl w:val="0"/>
              </w:rPr>
              <w:t xml:space="preserve">1</w:t>
            </w:r>
          </w:p>
        </w:tc>
        <w:tc>
          <w:tcPr/>
          <w:p w:rsidR="00000000" w:rsidDel="00000000" w:rsidP="00000000" w:rsidRDefault="00000000" w:rsidRPr="00000000" w14:paraId="000000AD">
            <w:pPr>
              <w:rPr/>
            </w:pPr>
            <w:r w:rsidDel="00000000" w:rsidR="00000000" w:rsidRPr="00000000">
              <w:rPr>
                <w:rtl w:val="0"/>
              </w:rPr>
              <w:t xml:space="preserve">b, c, h, j with 1 irrelevant cards OR</w:t>
            </w:r>
          </w:p>
          <w:p w:rsidR="00000000" w:rsidDel="00000000" w:rsidP="00000000" w:rsidRDefault="00000000" w:rsidRPr="00000000" w14:paraId="000000AE">
            <w:pPr>
              <w:rPr/>
            </w:pPr>
            <w:r w:rsidDel="00000000" w:rsidR="00000000" w:rsidRPr="00000000">
              <w:rPr>
                <w:rtl w:val="0"/>
              </w:rPr>
              <w:t xml:space="preserve">2 / 3 out of 4 with no irrelevant cards</w:t>
            </w:r>
          </w:p>
        </w:tc>
        <w:tc>
          <w:tcPr/>
          <w:p w:rsidR="00000000" w:rsidDel="00000000" w:rsidP="00000000" w:rsidRDefault="00000000" w:rsidRPr="00000000" w14:paraId="000000AF">
            <w:pPr>
              <w:rPr/>
            </w:pPr>
            <w:r w:rsidDel="00000000" w:rsidR="00000000" w:rsidRPr="00000000">
              <w:rPr>
                <w:rtl w:val="0"/>
              </w:rPr>
              <w:t xml:space="preserve">Choose more than 3 from 5 with no relevant cards</w:t>
            </w:r>
          </w:p>
        </w:tc>
      </w:tr>
      <w:tr>
        <w:trPr>
          <w:cantSplit w:val="0"/>
          <w:trHeight w:val="144" w:hRule="atLeast"/>
          <w:tblHeader w:val="0"/>
        </w:trPr>
        <w:tc>
          <w:tcPr/>
          <w:p w:rsidR="00000000" w:rsidDel="00000000" w:rsidP="00000000" w:rsidRDefault="00000000" w:rsidRPr="00000000" w14:paraId="000000B0">
            <w:pPr>
              <w:rPr>
                <w:b w:val="1"/>
                <w:bCs w:val="1"/>
              </w:rPr>
            </w:pPr>
            <w:r w:rsidDel="00000000" w:rsidR="00000000" w:rsidRPr="00000000">
              <w:rPr>
                <w:b w:val="1"/>
                <w:bCs w:val="1"/>
                <w:rtl w:val="0"/>
              </w:rPr>
              <w:t xml:space="preserve">0</w:t>
            </w:r>
          </w:p>
        </w:tc>
        <w:tc>
          <w:tcPr/>
          <w:p w:rsidR="00000000" w:rsidDel="00000000" w:rsidP="00000000" w:rsidRDefault="00000000" w:rsidRPr="00000000" w14:paraId="000000B1">
            <w:pPr>
              <w:rPr/>
            </w:pPr>
            <w:r w:rsidDel="00000000" w:rsidR="00000000" w:rsidRPr="00000000">
              <w:rPr>
                <w:rtl w:val="0"/>
              </w:rPr>
              <w:t xml:space="preserve">Any weaker pattern.</w:t>
            </w:r>
          </w:p>
        </w:tc>
        <w:tc>
          <w:tcPr/>
          <w:p w:rsidR="00000000" w:rsidDel="00000000" w:rsidP="00000000" w:rsidRDefault="00000000" w:rsidRPr="00000000" w14:paraId="000000B2">
            <w:pPr>
              <w:rPr/>
            </w:pPr>
            <w:r w:rsidDel="00000000" w:rsidR="00000000" w:rsidRPr="00000000">
              <w:rPr>
                <w:rtl w:val="0"/>
              </w:rPr>
              <w:t xml:space="preserve">Any weaker pattern.</w:t>
            </w:r>
          </w:p>
        </w:tc>
      </w:tr>
    </w:tbl>
    <w:p w:rsidR="00000000" w:rsidDel="00000000" w:rsidP="00000000" w:rsidRDefault="00000000" w:rsidRPr="00000000" w14:paraId="000000B3">
      <w:pPr>
        <w:rPr>
          <w:b w:val="1"/>
          <w:bCs w:val="1"/>
        </w:rPr>
      </w:pP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05"/>
        <w:gridCol w:w="4860"/>
        <w:gridCol w:w="3195"/>
        <w:tblGridChange w:id="0">
          <w:tblGrid>
            <w:gridCol w:w="1305"/>
            <w:gridCol w:w="4860"/>
            <w:gridCol w:w="3195"/>
          </w:tblGrid>
        </w:tblGridChange>
      </w:tblGrid>
      <w:tr>
        <w:trPr>
          <w:cantSplit w:val="0"/>
          <w:trHeight w:val="144" w:hRule="atLeast"/>
          <w:tblHeader w:val="0"/>
        </w:trPr>
        <w:tc>
          <w:tcPr/>
          <w:p w:rsidR="00000000" w:rsidDel="00000000" w:rsidP="00000000" w:rsidRDefault="00000000" w:rsidRPr="00000000" w14:paraId="000000B5">
            <w:pPr>
              <w:jc w:val="center"/>
              <w:rPr>
                <w:b w:val="1"/>
                <w:bCs w:val="1"/>
              </w:rPr>
            </w:pPr>
            <w:r w:rsidDel="00000000" w:rsidR="00000000" w:rsidRPr="00000000">
              <w:rPr>
                <w:b w:val="1"/>
                <w:bCs w:val="1"/>
                <w:rtl w:val="0"/>
              </w:rPr>
              <w:t xml:space="preserve">[Q2]Score</w:t>
            </w:r>
          </w:p>
        </w:tc>
        <w:tc>
          <w:tcPr/>
          <w:p w:rsidR="00000000" w:rsidDel="00000000" w:rsidP="00000000" w:rsidRDefault="00000000" w:rsidRPr="00000000" w14:paraId="000000B6">
            <w:pPr>
              <w:jc w:val="center"/>
              <w:rPr>
                <w:b w:val="1"/>
                <w:bCs w:val="1"/>
              </w:rPr>
            </w:pPr>
            <w:r w:rsidDel="00000000" w:rsidR="00000000" w:rsidRPr="00000000">
              <w:rPr>
                <w:b w:val="1"/>
                <w:bCs w:val="1"/>
                <w:rtl w:val="0"/>
              </w:rPr>
              <w:t xml:space="preserve">[Q2-a]</w:t>
            </w:r>
          </w:p>
        </w:tc>
        <w:tc>
          <w:tcPr/>
          <w:p w:rsidR="00000000" w:rsidDel="00000000" w:rsidP="00000000" w:rsidRDefault="00000000" w:rsidRPr="00000000" w14:paraId="000000B7">
            <w:pPr>
              <w:jc w:val="center"/>
              <w:rPr>
                <w:b w:val="1"/>
                <w:bCs w:val="1"/>
              </w:rPr>
            </w:pPr>
            <w:r w:rsidDel="00000000" w:rsidR="00000000" w:rsidRPr="00000000">
              <w:rPr>
                <w:b w:val="1"/>
                <w:bCs w:val="1"/>
                <w:rtl w:val="0"/>
              </w:rPr>
              <w:t xml:space="preserve">[Q2-b]</w:t>
            </w:r>
          </w:p>
        </w:tc>
      </w:tr>
      <w:tr>
        <w:trPr>
          <w:cantSplit w:val="0"/>
          <w:trHeight w:val="144" w:hRule="atLeast"/>
          <w:tblHeader w:val="0"/>
        </w:trPr>
        <w:tc>
          <w:tcPr/>
          <w:p w:rsidR="00000000" w:rsidDel="00000000" w:rsidP="00000000" w:rsidRDefault="00000000" w:rsidRPr="00000000" w14:paraId="000000B8">
            <w:pPr>
              <w:rPr>
                <w:b w:val="1"/>
                <w:bCs w:val="1"/>
              </w:rPr>
            </w:pPr>
            <w:r w:rsidDel="00000000" w:rsidR="00000000" w:rsidRPr="00000000">
              <w:rPr>
                <w:b w:val="1"/>
                <w:bCs w:val="1"/>
                <w:rtl w:val="0"/>
              </w:rPr>
              <w:t xml:space="preserve">2</w:t>
            </w:r>
          </w:p>
        </w:tc>
        <w:tc>
          <w:tcPr/>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1 → 2 → 3 → 4 → 8 → 12 → 16</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OR 1 → 5 → 9 → 13 → 14 → 15 → 16</w:t>
            </w:r>
          </w:p>
        </w:tc>
        <w:tc>
          <w:tcPr/>
          <w:p w:rsidR="00000000" w:rsidDel="00000000" w:rsidP="00000000" w:rsidRDefault="00000000" w:rsidRPr="00000000" w14:paraId="000000BB">
            <w:pPr>
              <w:rPr/>
            </w:pPr>
            <w:r w:rsidDel="00000000" w:rsidR="00000000" w:rsidRPr="00000000">
              <w:rPr>
                <w:rtl w:val="0"/>
              </w:rPr>
              <w:t xml:space="preserve">b </w:t>
            </w:r>
          </w:p>
        </w:tc>
      </w:tr>
      <w:tr>
        <w:trPr>
          <w:cantSplit w:val="0"/>
          <w:trHeight w:val="144" w:hRule="atLeast"/>
          <w:tblHeader w:val="0"/>
        </w:trPr>
        <w:tc>
          <w:tcPr>
            <w:vMerge w:val="restart"/>
          </w:tcPr>
          <w:p w:rsidR="00000000" w:rsidDel="00000000" w:rsidP="00000000" w:rsidRDefault="00000000" w:rsidRPr="00000000" w14:paraId="000000BC">
            <w:pPr>
              <w:rPr>
                <w:b w:val="1"/>
                <w:bCs w:val="1"/>
              </w:rPr>
            </w:pPr>
            <w:r w:rsidDel="00000000" w:rsidR="00000000" w:rsidRPr="00000000">
              <w:rPr>
                <w:b w:val="1"/>
                <w:bCs w:val="1"/>
                <w:rtl w:val="0"/>
              </w:rPr>
              <w:t xml:space="preserve">1</w:t>
            </w:r>
          </w:p>
        </w:tc>
        <w:tc>
          <w:tcPr/>
          <w:p w:rsidR="00000000" w:rsidDel="00000000" w:rsidP="00000000" w:rsidRDefault="00000000" w:rsidRPr="00000000" w14:paraId="000000BD">
            <w:pPr>
              <w:rPr/>
            </w:pPr>
            <w:r w:rsidDel="00000000" w:rsidR="00000000" w:rsidRPr="00000000">
              <w:rPr>
                <w:rtl w:val="0"/>
              </w:rPr>
              <w:t xml:space="preserve">(a) A legal route that is not optimal</w:t>
            </w:r>
          </w:p>
          <w:p w:rsidR="00000000" w:rsidDel="00000000" w:rsidP="00000000" w:rsidRDefault="00000000" w:rsidRPr="00000000" w14:paraId="000000BE">
            <w:pPr>
              <w:rPr/>
            </w:pPr>
            <w:r w:rsidDel="00000000" w:rsidR="00000000" w:rsidRPr="00000000">
              <w:rPr>
                <w:rtl w:val="0"/>
              </w:rPr>
              <w:t xml:space="preserve">(b) correct route</w:t>
            </w:r>
          </w:p>
        </w:tc>
        <w:tc>
          <w:tcPr/>
          <w:p w:rsidR="00000000" w:rsidDel="00000000" w:rsidP="00000000" w:rsidRDefault="00000000" w:rsidRPr="00000000" w14:paraId="000000BF">
            <w:pPr>
              <w:rPr/>
            </w:pPr>
            <w:r w:rsidDel="00000000" w:rsidR="00000000" w:rsidRPr="00000000">
              <w:rPr>
                <w:rtl w:val="0"/>
              </w:rPr>
              <w:t xml:space="preserve">a / c / d / e</w:t>
            </w:r>
          </w:p>
        </w:tc>
      </w:tr>
      <w:tr>
        <w:trPr>
          <w:cantSplit w:val="0"/>
          <w:trHeight w:val="144" w:hRule="atLeast"/>
          <w:tblHeader w:val="0"/>
        </w:trPr>
        <w:tc>
          <w:tcPr>
            <w:vMerge w:val="continue"/>
          </w:tcPr>
          <w:p w:rsidR="00000000" w:rsidDel="00000000" w:rsidP="00000000" w:rsidRDefault="00000000" w:rsidRPr="00000000" w14:paraId="000000C0">
            <w:pPr>
              <w:spacing w:line="240" w:lineRule="auto"/>
              <w:rPr>
                <w:b w:val="1"/>
                <w:bCs w:val="1"/>
              </w:rPr>
            </w:pP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t xml:space="preserve">(c) incorrect route </w:t>
            </w:r>
          </w:p>
        </w:tc>
        <w:tc>
          <w:tcPr/>
          <w:p w:rsidR="00000000" w:rsidDel="00000000" w:rsidP="00000000" w:rsidRDefault="00000000" w:rsidRPr="00000000" w14:paraId="000000C2">
            <w:pPr>
              <w:spacing w:line="240" w:lineRule="auto"/>
              <w:rPr/>
            </w:pPr>
            <w:r w:rsidDel="00000000" w:rsidR="00000000" w:rsidRPr="00000000">
              <w:rPr>
                <w:rtl w:val="0"/>
              </w:rPr>
              <w:t xml:space="preserve">b</w:t>
            </w:r>
          </w:p>
        </w:tc>
      </w:tr>
      <w:tr>
        <w:trPr>
          <w:cantSplit w:val="0"/>
          <w:trHeight w:val="144" w:hRule="atLeast"/>
          <w:tblHeader w:val="0"/>
        </w:trPr>
        <w:tc>
          <w:tcPr/>
          <w:p w:rsidR="00000000" w:rsidDel="00000000" w:rsidP="00000000" w:rsidRDefault="00000000" w:rsidRPr="00000000" w14:paraId="000000C3">
            <w:pPr>
              <w:rPr>
                <w:b w:val="1"/>
                <w:bCs w:val="1"/>
              </w:rPr>
            </w:pPr>
            <w:r w:rsidDel="00000000" w:rsidR="00000000" w:rsidRPr="00000000">
              <w:rPr>
                <w:b w:val="1"/>
                <w:bCs w:val="1"/>
                <w:rtl w:val="0"/>
              </w:rPr>
              <w:t xml:space="preserve">0</w:t>
            </w:r>
          </w:p>
        </w:tc>
        <w:tc>
          <w:tcPr/>
          <w:p w:rsidR="00000000" w:rsidDel="00000000" w:rsidP="00000000" w:rsidRDefault="00000000" w:rsidRPr="00000000" w14:paraId="000000C4">
            <w:pPr>
              <w:rPr/>
            </w:pPr>
            <w:r w:rsidDel="00000000" w:rsidR="00000000" w:rsidRPr="00000000">
              <w:rPr>
                <w:rtl w:val="0"/>
              </w:rPr>
              <w:t xml:space="preserve">Any weaker pattern.</w:t>
            </w:r>
          </w:p>
        </w:tc>
        <w:tc>
          <w:tcPr/>
          <w:p w:rsidR="00000000" w:rsidDel="00000000" w:rsidP="00000000" w:rsidRDefault="00000000" w:rsidRPr="00000000" w14:paraId="000000C5">
            <w:pPr>
              <w:rPr/>
            </w:pPr>
            <w:r w:rsidDel="00000000" w:rsidR="00000000" w:rsidRPr="00000000">
              <w:rPr>
                <w:rtl w:val="0"/>
              </w:rPr>
            </w:r>
          </w:p>
        </w:tc>
      </w:tr>
    </w:tbl>
    <w:p w:rsidR="00000000" w:rsidDel="00000000" w:rsidP="00000000" w:rsidRDefault="00000000" w:rsidRPr="00000000" w14:paraId="000000C6">
      <w:pPr>
        <w:rPr>
          <w:b w:val="1"/>
          <w:bCs w:val="1"/>
        </w:rPr>
      </w:pPr>
      <w:r w:rsidDel="00000000" w:rsidR="00000000" w:rsidRPr="00000000">
        <w:rPr>
          <w:rtl w:val="0"/>
        </w:rPr>
      </w:r>
    </w:p>
    <w:tbl>
      <w:tblPr>
        <w:tblStyle w:val="Table7"/>
        <w:tblW w:w="9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15"/>
        <w:gridCol w:w="2010"/>
        <w:gridCol w:w="2010"/>
        <w:gridCol w:w="2010"/>
        <w:gridCol w:w="2010"/>
        <w:tblGridChange w:id="0">
          <w:tblGrid>
            <w:gridCol w:w="1215"/>
            <w:gridCol w:w="2010"/>
            <w:gridCol w:w="2010"/>
            <w:gridCol w:w="2010"/>
            <w:gridCol w:w="2010"/>
          </w:tblGrid>
        </w:tblGridChange>
      </w:tblGrid>
      <w:tr>
        <w:trPr>
          <w:cantSplit w:val="0"/>
          <w:trHeight w:val="144" w:hRule="atLeast"/>
          <w:tblHeader w:val="0"/>
        </w:trPr>
        <w:tc>
          <w:tcPr/>
          <w:p w:rsidR="00000000" w:rsidDel="00000000" w:rsidP="00000000" w:rsidRDefault="00000000" w:rsidRPr="00000000" w14:paraId="000000C7">
            <w:pPr>
              <w:jc w:val="center"/>
              <w:rPr>
                <w:b w:val="1"/>
                <w:bCs w:val="1"/>
              </w:rPr>
            </w:pPr>
            <w:r w:rsidDel="00000000" w:rsidR="00000000" w:rsidRPr="00000000">
              <w:rPr>
                <w:b w:val="1"/>
                <w:bCs w:val="1"/>
                <w:rtl w:val="0"/>
              </w:rPr>
              <w:t xml:space="preserve">Q3 Score</w:t>
            </w:r>
          </w:p>
        </w:tc>
        <w:tc>
          <w:tcPr/>
          <w:p w:rsidR="00000000" w:rsidDel="00000000" w:rsidP="00000000" w:rsidRDefault="00000000" w:rsidRPr="00000000" w14:paraId="000000C8">
            <w:pPr>
              <w:jc w:val="center"/>
              <w:rPr>
                <w:b w:val="1"/>
                <w:bCs w:val="1"/>
              </w:rPr>
            </w:pPr>
            <w:r w:rsidDel="00000000" w:rsidR="00000000" w:rsidRPr="00000000">
              <w:rPr>
                <w:b w:val="1"/>
                <w:bCs w:val="1"/>
                <w:rtl w:val="0"/>
              </w:rPr>
              <w:t xml:space="preserve">step1</w:t>
            </w:r>
          </w:p>
        </w:tc>
        <w:tc>
          <w:tcPr/>
          <w:p w:rsidR="00000000" w:rsidDel="00000000" w:rsidP="00000000" w:rsidRDefault="00000000" w:rsidRPr="00000000" w14:paraId="000000C9">
            <w:pPr>
              <w:jc w:val="center"/>
              <w:rPr>
                <w:b w:val="1"/>
                <w:bCs w:val="1"/>
              </w:rPr>
            </w:pPr>
            <w:r w:rsidDel="00000000" w:rsidR="00000000" w:rsidRPr="00000000">
              <w:rPr>
                <w:b w:val="1"/>
                <w:bCs w:val="1"/>
                <w:rtl w:val="0"/>
              </w:rPr>
              <w:t xml:space="preserve">step2</w:t>
            </w:r>
          </w:p>
        </w:tc>
        <w:tc>
          <w:tcPr/>
          <w:p w:rsidR="00000000" w:rsidDel="00000000" w:rsidP="00000000" w:rsidRDefault="00000000" w:rsidRPr="00000000" w14:paraId="000000CA">
            <w:pPr>
              <w:jc w:val="center"/>
              <w:rPr>
                <w:b w:val="1"/>
                <w:bCs w:val="1"/>
              </w:rPr>
            </w:pPr>
            <w:r w:rsidDel="00000000" w:rsidR="00000000" w:rsidRPr="00000000">
              <w:rPr>
                <w:b w:val="1"/>
                <w:bCs w:val="1"/>
                <w:rtl w:val="0"/>
              </w:rPr>
              <w:t xml:space="preserve">step3</w:t>
            </w:r>
          </w:p>
        </w:tc>
        <w:tc>
          <w:tcPr/>
          <w:p w:rsidR="00000000" w:rsidDel="00000000" w:rsidP="00000000" w:rsidRDefault="00000000" w:rsidRPr="00000000" w14:paraId="000000CB">
            <w:pPr>
              <w:jc w:val="center"/>
              <w:rPr>
                <w:b w:val="1"/>
                <w:bCs w:val="1"/>
              </w:rPr>
            </w:pPr>
            <w:r w:rsidDel="00000000" w:rsidR="00000000" w:rsidRPr="00000000">
              <w:rPr>
                <w:b w:val="1"/>
                <w:bCs w:val="1"/>
                <w:rtl w:val="0"/>
              </w:rPr>
              <w:t xml:space="preserve">step4</w:t>
            </w:r>
          </w:p>
        </w:tc>
      </w:tr>
      <w:tr>
        <w:trPr>
          <w:cantSplit w:val="0"/>
          <w:trHeight w:val="144" w:hRule="atLeast"/>
          <w:tblHeader w:val="0"/>
        </w:trPr>
        <w:tc>
          <w:tcPr/>
          <w:p w:rsidR="00000000" w:rsidDel="00000000" w:rsidP="00000000" w:rsidRDefault="00000000" w:rsidRPr="00000000" w14:paraId="000000CC">
            <w:pPr>
              <w:rPr>
                <w:b w:val="1"/>
                <w:bCs w:val="1"/>
              </w:rPr>
            </w:pPr>
            <w:r w:rsidDel="00000000" w:rsidR="00000000" w:rsidRPr="00000000">
              <w:rPr>
                <w:b w:val="1"/>
                <w:bCs w:val="1"/>
                <w:rtl w:val="0"/>
              </w:rPr>
              <w:t xml:space="preserve">4</w:t>
            </w:r>
          </w:p>
        </w:tc>
        <w:tc>
          <w:tcPr/>
          <w:p w:rsidR="00000000" w:rsidDel="00000000" w:rsidP="00000000" w:rsidRDefault="00000000" w:rsidRPr="00000000" w14:paraId="000000CD">
            <w:pPr>
              <w:rPr/>
            </w:pPr>
            <w:r w:rsidDel="00000000" w:rsidR="00000000" w:rsidRPr="00000000">
              <w:rPr>
                <w:rtl w:val="0"/>
              </w:rPr>
              <w:t xml:space="preserve">d</w:t>
            </w:r>
          </w:p>
        </w:tc>
        <w:tc>
          <w:tcPr/>
          <w:p w:rsidR="00000000" w:rsidDel="00000000" w:rsidP="00000000" w:rsidRDefault="00000000" w:rsidRPr="00000000" w14:paraId="000000CE">
            <w:pPr>
              <w:rPr/>
            </w:pPr>
            <w:r w:rsidDel="00000000" w:rsidR="00000000" w:rsidRPr="00000000">
              <w:rPr>
                <w:rtl w:val="0"/>
              </w:rPr>
              <w:t xml:space="preserve">a</w:t>
            </w:r>
          </w:p>
        </w:tc>
        <w:tc>
          <w:tcPr/>
          <w:p w:rsidR="00000000" w:rsidDel="00000000" w:rsidP="00000000" w:rsidRDefault="00000000" w:rsidRPr="00000000" w14:paraId="000000CF">
            <w:pPr>
              <w:rPr/>
            </w:pPr>
            <w:r w:rsidDel="00000000" w:rsidR="00000000" w:rsidRPr="00000000">
              <w:rPr>
                <w:rtl w:val="0"/>
              </w:rPr>
              <w:t xml:space="preserve">c</w:t>
            </w:r>
          </w:p>
        </w:tc>
        <w:tc>
          <w:tcPr/>
          <w:p w:rsidR="00000000" w:rsidDel="00000000" w:rsidP="00000000" w:rsidRDefault="00000000" w:rsidRPr="00000000" w14:paraId="000000D0">
            <w:pPr>
              <w:rPr/>
            </w:pPr>
            <w:r w:rsidDel="00000000" w:rsidR="00000000" w:rsidRPr="00000000">
              <w:rPr>
                <w:rtl w:val="0"/>
              </w:rPr>
              <w:t xml:space="preserve">b</w:t>
            </w:r>
          </w:p>
        </w:tc>
      </w:tr>
      <w:tr>
        <w:trPr>
          <w:cantSplit w:val="0"/>
          <w:trHeight w:val="420" w:hRule="atLeast"/>
          <w:tblHeader w:val="0"/>
        </w:trPr>
        <w:tc>
          <w:tcPr>
            <w:vMerge w:val="restart"/>
          </w:tcPr>
          <w:p w:rsidR="00000000" w:rsidDel="00000000" w:rsidP="00000000" w:rsidRDefault="00000000" w:rsidRPr="00000000" w14:paraId="000000D1">
            <w:pPr>
              <w:rPr>
                <w:b w:val="1"/>
                <w:bCs w:val="1"/>
              </w:rPr>
            </w:pPr>
            <w:r w:rsidDel="00000000" w:rsidR="00000000" w:rsidRPr="00000000">
              <w:rPr>
                <w:b w:val="1"/>
                <w:bCs w:val="1"/>
                <w:rtl w:val="0"/>
              </w:rPr>
              <w:t xml:space="preserve">3</w:t>
            </w:r>
          </w:p>
        </w:tc>
        <w:tc>
          <w:tcPr/>
          <w:p w:rsidR="00000000" w:rsidDel="00000000" w:rsidP="00000000" w:rsidRDefault="00000000" w:rsidRPr="00000000" w14:paraId="000000D2">
            <w:pPr>
              <w:rPr/>
            </w:pPr>
            <w:r w:rsidDel="00000000" w:rsidR="00000000" w:rsidRPr="00000000">
              <w:rPr>
                <w:rtl w:val="0"/>
              </w:rPr>
              <w:t xml:space="preserve">d</w:t>
            </w:r>
          </w:p>
        </w:tc>
        <w:tc>
          <w:tcPr>
            <w:gridSpan w:val="3"/>
          </w:tcPr>
          <w:p w:rsidR="00000000" w:rsidDel="00000000" w:rsidP="00000000" w:rsidRDefault="00000000" w:rsidRPr="00000000" w14:paraId="000000D3">
            <w:pPr>
              <w:rPr/>
            </w:pPr>
            <w:r w:rsidDel="00000000" w:rsidR="00000000" w:rsidRPr="00000000">
              <w:rPr>
                <w:rtl w:val="0"/>
              </w:rPr>
              <w:t xml:space="preserve">2 out of 3</w:t>
            </w:r>
          </w:p>
        </w:tc>
      </w:tr>
      <w:tr>
        <w:trPr>
          <w:cantSplit w:val="0"/>
          <w:trHeight w:val="420" w:hRule="atLeast"/>
          <w:tblHeader w:val="0"/>
        </w:trPr>
        <w:tc>
          <w:tcPr>
            <w:vMerge w:val="continue"/>
          </w:tcPr>
          <w:p w:rsidR="00000000" w:rsidDel="00000000" w:rsidP="00000000" w:rsidRDefault="00000000" w:rsidRPr="00000000" w14:paraId="000000D6">
            <w:pPr>
              <w:spacing w:line="240" w:lineRule="auto"/>
              <w:rPr>
                <w:b w:val="1"/>
                <w:bCs w:val="1"/>
              </w:rPr>
            </w:pPr>
            <w:r w:rsidDel="00000000" w:rsidR="00000000" w:rsidRPr="00000000">
              <w:rPr>
                <w:rtl w:val="0"/>
              </w:rPr>
            </w:r>
          </w:p>
        </w:tc>
        <w:tc>
          <w:tcPr/>
          <w:p w:rsidR="00000000" w:rsidDel="00000000" w:rsidP="00000000" w:rsidRDefault="00000000" w:rsidRPr="00000000" w14:paraId="000000D7">
            <w:pPr>
              <w:spacing w:line="240" w:lineRule="auto"/>
              <w:rPr/>
            </w:pPr>
            <w:r w:rsidDel="00000000" w:rsidR="00000000" w:rsidRPr="00000000">
              <w:rPr>
                <w:rtl w:val="0"/>
              </w:rPr>
              <w:t xml:space="preserve">b</w:t>
            </w:r>
          </w:p>
        </w:tc>
        <w:tc>
          <w:tcPr>
            <w:gridSpan w:val="3"/>
          </w:tcPr>
          <w:p w:rsidR="00000000" w:rsidDel="00000000" w:rsidP="00000000" w:rsidRDefault="00000000" w:rsidRPr="00000000" w14:paraId="000000D8">
            <w:pPr>
              <w:rPr/>
            </w:pPr>
            <w:r w:rsidDel="00000000" w:rsidR="00000000" w:rsidRPr="00000000">
              <w:rPr>
                <w:rtl w:val="0"/>
              </w:rPr>
              <w:t xml:space="preserve">3 out of 3</w:t>
            </w:r>
          </w:p>
        </w:tc>
      </w:tr>
      <w:tr>
        <w:trPr>
          <w:cantSplit w:val="0"/>
          <w:trHeight w:val="420" w:hRule="atLeast"/>
          <w:tblHeader w:val="0"/>
        </w:trPr>
        <w:tc>
          <w:tcPr>
            <w:vMerge w:val="restart"/>
          </w:tcPr>
          <w:p w:rsidR="00000000" w:rsidDel="00000000" w:rsidP="00000000" w:rsidRDefault="00000000" w:rsidRPr="00000000" w14:paraId="000000DB">
            <w:pPr>
              <w:rPr>
                <w:b w:val="1"/>
                <w:bCs w:val="1"/>
              </w:rPr>
            </w:pPr>
            <w:r w:rsidDel="00000000" w:rsidR="00000000" w:rsidRPr="00000000">
              <w:rPr>
                <w:b w:val="1"/>
                <w:bCs w:val="1"/>
                <w:rtl w:val="0"/>
              </w:rPr>
              <w:t xml:space="preserve">2</w:t>
            </w:r>
          </w:p>
        </w:tc>
        <w:tc>
          <w:tcPr/>
          <w:p w:rsidR="00000000" w:rsidDel="00000000" w:rsidP="00000000" w:rsidRDefault="00000000" w:rsidRPr="00000000" w14:paraId="000000DC">
            <w:pPr>
              <w:rPr/>
            </w:pPr>
            <w:r w:rsidDel="00000000" w:rsidR="00000000" w:rsidRPr="00000000">
              <w:rPr>
                <w:rtl w:val="0"/>
              </w:rPr>
              <w:t xml:space="preserve">d</w:t>
            </w:r>
          </w:p>
        </w:tc>
        <w:tc>
          <w:tcPr>
            <w:gridSpan w:val="3"/>
          </w:tcPr>
          <w:p w:rsidR="00000000" w:rsidDel="00000000" w:rsidP="00000000" w:rsidRDefault="00000000" w:rsidRPr="00000000" w14:paraId="000000DD">
            <w:pPr>
              <w:rPr/>
            </w:pPr>
            <w:r w:rsidDel="00000000" w:rsidR="00000000" w:rsidRPr="00000000">
              <w:rPr>
                <w:rtl w:val="0"/>
              </w:rPr>
              <w:t xml:space="preserve">0/1 out of 3</w:t>
            </w:r>
          </w:p>
        </w:tc>
      </w:tr>
      <w:tr>
        <w:trPr>
          <w:cantSplit w:val="0"/>
          <w:trHeight w:val="420" w:hRule="atLeast"/>
          <w:tblHeader w:val="0"/>
        </w:trPr>
        <w:tc>
          <w:tcPr>
            <w:vMerge w:val="continue"/>
          </w:tcPr>
          <w:p w:rsidR="00000000" w:rsidDel="00000000" w:rsidP="00000000" w:rsidRDefault="00000000" w:rsidRPr="00000000" w14:paraId="000000E0">
            <w:pPr>
              <w:spacing w:line="240" w:lineRule="auto"/>
              <w:rPr>
                <w:b w:val="1"/>
                <w:bCs w:val="1"/>
              </w:rPr>
            </w:pPr>
            <w:r w:rsidDel="00000000" w:rsidR="00000000" w:rsidRPr="00000000">
              <w:rPr>
                <w:rtl w:val="0"/>
              </w:rPr>
            </w:r>
          </w:p>
        </w:tc>
        <w:tc>
          <w:tcPr/>
          <w:p w:rsidR="00000000" w:rsidDel="00000000" w:rsidP="00000000" w:rsidRDefault="00000000" w:rsidRPr="00000000" w14:paraId="000000E1">
            <w:pPr>
              <w:spacing w:line="240" w:lineRule="auto"/>
              <w:rPr/>
            </w:pPr>
            <w:r w:rsidDel="00000000" w:rsidR="00000000" w:rsidRPr="00000000">
              <w:rPr>
                <w:rtl w:val="0"/>
              </w:rPr>
              <w:t xml:space="preserve">b</w:t>
            </w:r>
          </w:p>
        </w:tc>
        <w:tc>
          <w:tcPr>
            <w:gridSpan w:val="3"/>
          </w:tcPr>
          <w:p w:rsidR="00000000" w:rsidDel="00000000" w:rsidP="00000000" w:rsidRDefault="00000000" w:rsidRPr="00000000" w14:paraId="000000E2">
            <w:pPr>
              <w:rPr/>
            </w:pPr>
            <w:r w:rsidDel="00000000" w:rsidR="00000000" w:rsidRPr="00000000">
              <w:rPr>
                <w:rtl w:val="0"/>
              </w:rPr>
              <w:t xml:space="preserve">1/2 out of 3</w:t>
            </w:r>
          </w:p>
        </w:tc>
      </w:tr>
      <w:tr>
        <w:trPr>
          <w:cantSplit w:val="0"/>
          <w:trHeight w:val="420" w:hRule="atLeast"/>
          <w:tblHeader w:val="0"/>
        </w:trPr>
        <w:tc>
          <w:tcPr>
            <w:vMerge w:val="restart"/>
          </w:tcPr>
          <w:p w:rsidR="00000000" w:rsidDel="00000000" w:rsidP="00000000" w:rsidRDefault="00000000" w:rsidRPr="00000000" w14:paraId="000000E5">
            <w:pPr>
              <w:rPr>
                <w:b w:val="1"/>
                <w:bCs w:val="1"/>
              </w:rPr>
            </w:pPr>
            <w:r w:rsidDel="00000000" w:rsidR="00000000" w:rsidRPr="00000000">
              <w:rPr>
                <w:b w:val="1"/>
                <w:bCs w:val="1"/>
                <w:rtl w:val="0"/>
              </w:rPr>
              <w:t xml:space="preserve">1</w:t>
            </w:r>
          </w:p>
        </w:tc>
        <w:tc>
          <w:tcPr/>
          <w:p w:rsidR="00000000" w:rsidDel="00000000" w:rsidP="00000000" w:rsidRDefault="00000000" w:rsidRPr="00000000" w14:paraId="000000E6">
            <w:pPr>
              <w:rPr/>
            </w:pPr>
            <w:r w:rsidDel="00000000" w:rsidR="00000000" w:rsidRPr="00000000">
              <w:rPr>
                <w:rtl w:val="0"/>
              </w:rPr>
              <w:t xml:space="preserve">b</w:t>
            </w:r>
          </w:p>
        </w:tc>
        <w:tc>
          <w:tcPr>
            <w:gridSpan w:val="3"/>
          </w:tcPr>
          <w:p w:rsidR="00000000" w:rsidDel="00000000" w:rsidP="00000000" w:rsidRDefault="00000000" w:rsidRPr="00000000" w14:paraId="000000E7">
            <w:pPr>
              <w:rPr/>
            </w:pPr>
            <w:r w:rsidDel="00000000" w:rsidR="00000000" w:rsidRPr="00000000">
              <w:rPr>
                <w:rtl w:val="0"/>
              </w:rPr>
              <w:t xml:space="preserve">0 out of 3</w:t>
            </w:r>
          </w:p>
        </w:tc>
      </w:tr>
      <w:tr>
        <w:trPr>
          <w:cantSplit w:val="0"/>
          <w:trHeight w:val="420" w:hRule="atLeast"/>
          <w:tblHeader w:val="0"/>
        </w:trPr>
        <w:tc>
          <w:tcPr>
            <w:vMerge w:val="continue"/>
          </w:tcPr>
          <w:p w:rsidR="00000000" w:rsidDel="00000000" w:rsidP="00000000" w:rsidRDefault="00000000" w:rsidRPr="00000000" w14:paraId="000000EA">
            <w:pPr>
              <w:spacing w:line="240" w:lineRule="auto"/>
              <w:rPr>
                <w:b w:val="1"/>
                <w:bCs w:val="1"/>
              </w:rPr>
            </w:pPr>
            <w:r w:rsidDel="00000000" w:rsidR="00000000" w:rsidRPr="00000000">
              <w:rPr>
                <w:rtl w:val="0"/>
              </w:rPr>
            </w:r>
          </w:p>
        </w:tc>
        <w:tc>
          <w:tcPr/>
          <w:p w:rsidR="00000000" w:rsidDel="00000000" w:rsidP="00000000" w:rsidRDefault="00000000" w:rsidRPr="00000000" w14:paraId="000000EB">
            <w:pPr>
              <w:rPr/>
            </w:pPr>
            <w:r w:rsidDel="00000000" w:rsidR="00000000" w:rsidRPr="00000000">
              <w:rPr>
                <w:rtl w:val="0"/>
              </w:rPr>
              <w:t xml:space="preserve">a/c</w:t>
            </w:r>
          </w:p>
        </w:tc>
        <w:tc>
          <w:tcPr>
            <w:gridSpan w:val="3"/>
          </w:tcPr>
          <w:p w:rsidR="00000000" w:rsidDel="00000000" w:rsidP="00000000" w:rsidRDefault="00000000" w:rsidRPr="00000000" w14:paraId="000000EC">
            <w:pPr>
              <w:rPr/>
            </w:pPr>
            <w:r w:rsidDel="00000000" w:rsidR="00000000" w:rsidRPr="00000000">
              <w:rPr>
                <w:rtl w:val="0"/>
              </w:rPr>
              <w:t xml:space="preserve">3 out of 3</w:t>
            </w:r>
          </w:p>
        </w:tc>
      </w:tr>
      <w:tr>
        <w:trPr>
          <w:cantSplit w:val="0"/>
          <w:trHeight w:val="420" w:hRule="atLeast"/>
          <w:tblHeader w:val="0"/>
        </w:trPr>
        <w:tc>
          <w:tcPr/>
          <w:p w:rsidR="00000000" w:rsidDel="00000000" w:rsidP="00000000" w:rsidRDefault="00000000" w:rsidRPr="00000000" w14:paraId="000000EF">
            <w:pPr>
              <w:rPr>
                <w:b w:val="1"/>
                <w:bCs w:val="1"/>
              </w:rPr>
            </w:pPr>
            <w:r w:rsidDel="00000000" w:rsidR="00000000" w:rsidRPr="00000000">
              <w:rPr>
                <w:b w:val="1"/>
                <w:bCs w:val="1"/>
                <w:rtl w:val="0"/>
              </w:rPr>
              <w:t xml:space="preserve">0</w:t>
            </w:r>
          </w:p>
        </w:tc>
        <w:tc>
          <w:tcPr/>
          <w:p w:rsidR="00000000" w:rsidDel="00000000" w:rsidP="00000000" w:rsidRDefault="00000000" w:rsidRPr="00000000" w14:paraId="000000F0">
            <w:pPr>
              <w:rPr/>
            </w:pPr>
            <w:r w:rsidDel="00000000" w:rsidR="00000000" w:rsidRPr="00000000">
              <w:rPr>
                <w:rtl w:val="0"/>
              </w:rPr>
              <w:t xml:space="preserve">a/c</w:t>
            </w:r>
          </w:p>
        </w:tc>
        <w:tc>
          <w:tcPr>
            <w:gridSpan w:val="3"/>
          </w:tcPr>
          <w:p w:rsidR="00000000" w:rsidDel="00000000" w:rsidP="00000000" w:rsidRDefault="00000000" w:rsidRPr="00000000" w14:paraId="000000F1">
            <w:pPr>
              <w:rPr/>
            </w:pPr>
            <w:r w:rsidDel="00000000" w:rsidR="00000000" w:rsidRPr="00000000">
              <w:rPr>
                <w:rtl w:val="0"/>
              </w:rPr>
              <w:t xml:space="preserve">0/1/2 out of 3</w:t>
            </w:r>
          </w:p>
        </w:tc>
      </w:tr>
    </w:tbl>
    <w:p w:rsidR="00000000" w:rsidDel="00000000" w:rsidP="00000000" w:rsidRDefault="00000000" w:rsidRPr="00000000" w14:paraId="000000F4">
      <w:pPr>
        <w:rPr>
          <w:b w:val="1"/>
          <w:bCs w:val="1"/>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rtl w:val="0"/>
        </w:rPr>
      </w:r>
    </w:p>
    <w:tbl>
      <w:tblPr>
        <w:tblStyle w:val="Table8"/>
        <w:tblW w:w="94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25"/>
        <w:gridCol w:w="3450"/>
        <w:gridCol w:w="4845"/>
        <w:tblGridChange w:id="0">
          <w:tblGrid>
            <w:gridCol w:w="1125"/>
            <w:gridCol w:w="3450"/>
            <w:gridCol w:w="4845"/>
          </w:tblGrid>
        </w:tblGridChange>
      </w:tblGrid>
      <w:tr>
        <w:trPr>
          <w:cantSplit w:val="0"/>
          <w:trHeight w:val="800" w:hRule="atLeast"/>
          <w:tblHeader w:val="0"/>
        </w:trPr>
        <w:tc>
          <w:tcPr/>
          <w:p w:rsidR="00000000" w:rsidDel="00000000" w:rsidP="00000000" w:rsidRDefault="00000000" w:rsidRPr="00000000" w14:paraId="000000F6">
            <w:pPr>
              <w:jc w:val="center"/>
              <w:rPr>
                <w:b w:val="1"/>
                <w:bCs w:val="1"/>
              </w:rPr>
            </w:pPr>
            <w:r w:rsidDel="00000000" w:rsidR="00000000" w:rsidRPr="00000000">
              <w:rPr>
                <w:b w:val="1"/>
                <w:bCs w:val="1"/>
                <w:rtl w:val="0"/>
              </w:rPr>
              <w:t xml:space="preserve">Overall DCS</w:t>
            </w:r>
          </w:p>
        </w:tc>
        <w:tc>
          <w:tcPr/>
          <w:p w:rsidR="00000000" w:rsidDel="00000000" w:rsidP="00000000" w:rsidRDefault="00000000" w:rsidRPr="00000000" w14:paraId="000000F7">
            <w:pPr>
              <w:jc w:val="center"/>
              <w:rPr>
                <w:b w:val="1"/>
                <w:bCs w:val="1"/>
              </w:rPr>
            </w:pPr>
            <w:r w:rsidDel="00000000" w:rsidR="00000000" w:rsidRPr="00000000">
              <w:rPr>
                <w:b w:val="1"/>
                <w:bCs w:val="1"/>
                <w:rtl w:val="0"/>
              </w:rPr>
              <w:t xml:space="preserve">Evidence Pattern</w:t>
            </w:r>
          </w:p>
        </w:tc>
        <w:tc>
          <w:tcPr/>
          <w:p w:rsidR="00000000" w:rsidDel="00000000" w:rsidP="00000000" w:rsidRDefault="00000000" w:rsidRPr="00000000" w14:paraId="000000F8">
            <w:pPr>
              <w:jc w:val="center"/>
              <w:rPr>
                <w:b w:val="1"/>
                <w:bCs w:val="1"/>
              </w:rPr>
            </w:pPr>
            <w:r w:rsidDel="00000000" w:rsidR="00000000" w:rsidRPr="00000000">
              <w:rPr>
                <w:b w:val="1"/>
                <w:bCs w:val="1"/>
                <w:rtl w:val="0"/>
              </w:rPr>
              <w:t xml:space="preserve">Interpretation</w:t>
            </w:r>
          </w:p>
        </w:tc>
      </w:tr>
      <w:tr>
        <w:trPr>
          <w:cantSplit w:val="0"/>
          <w:trHeight w:val="1370" w:hRule="atLeast"/>
          <w:tblHeader w:val="0"/>
        </w:trPr>
        <w:tc>
          <w:tcPr/>
          <w:p w:rsidR="00000000" w:rsidDel="00000000" w:rsidP="00000000" w:rsidRDefault="00000000" w:rsidRPr="00000000" w14:paraId="000000F9">
            <w:pPr>
              <w:rPr/>
            </w:pPr>
            <w:r w:rsidDel="00000000" w:rsidR="00000000" w:rsidRPr="00000000">
              <w:rPr>
                <w:rtl w:val="0"/>
              </w:rPr>
              <w:t xml:space="preserve">DCS4</w:t>
            </w:r>
          </w:p>
        </w:tc>
        <w:tc>
          <w:tcPr/>
          <w:p w:rsidR="00000000" w:rsidDel="00000000" w:rsidP="00000000" w:rsidRDefault="00000000" w:rsidRPr="00000000" w14:paraId="000000FA">
            <w:pPr>
              <w:rPr/>
            </w:pPr>
            <w:r w:rsidDel="00000000" w:rsidR="00000000" w:rsidRPr="00000000">
              <w:rPr>
                <w:rtl w:val="0"/>
              </w:rPr>
              <w:t xml:space="preserve">Q3 = 4, Q1 = 2, and Q2 = 1/2</w:t>
            </w:r>
          </w:p>
          <w:p w:rsidR="00000000" w:rsidDel="00000000" w:rsidP="00000000" w:rsidRDefault="00000000" w:rsidRPr="00000000" w14:paraId="000000FB">
            <w:pPr>
              <w:rPr/>
            </w:pPr>
            <w:r w:rsidDel="00000000" w:rsidR="00000000" w:rsidRPr="00000000">
              <w:rPr>
                <w:rtl w:val="0"/>
              </w:rPr>
              <w:t xml:space="preserve">Q3 = 4, Q1 = 1/2, and Q2 = 2</w:t>
            </w:r>
          </w:p>
        </w:tc>
        <w:tc>
          <w:tcPr/>
          <w:p w:rsidR="00000000" w:rsidDel="00000000" w:rsidP="00000000" w:rsidRDefault="00000000" w:rsidRPr="00000000" w14:paraId="000000FC">
            <w:pPr>
              <w:rPr/>
            </w:pPr>
            <w:r w:rsidDel="00000000" w:rsidR="00000000" w:rsidRPr="00000000">
              <w:rPr>
                <w:rtl w:val="0"/>
              </w:rPr>
              <w:t xml:space="preserve">Student selects an explicit, systematic algorithm that guarantees the lowest-cost route, models the problem accurately, and can apply it successfully to the map.</w:t>
            </w:r>
          </w:p>
        </w:tc>
      </w:tr>
      <w:tr>
        <w:trPr>
          <w:cantSplit w:val="0"/>
          <w:trHeight w:val="1370" w:hRule="atLeast"/>
          <w:tblHeader w:val="0"/>
        </w:trPr>
        <w:tc>
          <w:tcPr/>
          <w:p w:rsidR="00000000" w:rsidDel="00000000" w:rsidP="00000000" w:rsidRDefault="00000000" w:rsidRPr="00000000" w14:paraId="000000FD">
            <w:pPr>
              <w:rPr/>
            </w:pPr>
            <w:r w:rsidDel="00000000" w:rsidR="00000000" w:rsidRPr="00000000">
              <w:rPr>
                <w:rtl w:val="0"/>
              </w:rPr>
              <w:t xml:space="preserve">DCS3</w:t>
            </w:r>
          </w:p>
        </w:tc>
        <w:tc>
          <w:tcPr/>
          <w:p w:rsidR="00000000" w:rsidDel="00000000" w:rsidP="00000000" w:rsidRDefault="00000000" w:rsidRPr="00000000" w14:paraId="000000FE">
            <w:pPr>
              <w:rPr/>
            </w:pPr>
            <w:r w:rsidDel="00000000" w:rsidR="00000000" w:rsidRPr="00000000">
              <w:rPr>
                <w:rtl w:val="0"/>
              </w:rPr>
              <w:t xml:space="preserve">Q3 = 4, Q1 = 1 and Q2=1</w:t>
            </w:r>
          </w:p>
          <w:p w:rsidR="00000000" w:rsidDel="00000000" w:rsidP="00000000" w:rsidRDefault="00000000" w:rsidRPr="00000000" w14:paraId="000000FF">
            <w:pPr>
              <w:rPr/>
            </w:pPr>
            <w:r w:rsidDel="00000000" w:rsidR="00000000" w:rsidRPr="00000000">
              <w:rPr>
                <w:rtl w:val="0"/>
              </w:rPr>
              <w:t xml:space="preserve">Q3 = 3, Q1 = 1/2 and Q2=1/2</w:t>
            </w:r>
          </w:p>
        </w:tc>
        <w:tc>
          <w:tcPr/>
          <w:p w:rsidR="00000000" w:rsidDel="00000000" w:rsidP="00000000" w:rsidRDefault="00000000" w:rsidRPr="00000000" w14:paraId="00000100">
            <w:pPr>
              <w:rPr/>
            </w:pPr>
            <w:r w:rsidDel="00000000" w:rsidR="00000000" w:rsidRPr="00000000">
              <w:rPr>
                <w:rtl w:val="0"/>
              </w:rPr>
              <w:t xml:space="preserve">Student shows a strong route-comparison approach, but the evidence is either incomplete across the bundle or not fully algorithmized at the highest level.</w:t>
            </w:r>
          </w:p>
        </w:tc>
      </w:tr>
      <w:tr>
        <w:trPr>
          <w:cantSplit w:val="0"/>
          <w:trHeight w:val="1370" w:hRule="atLeast"/>
          <w:tblHeader w:val="0"/>
        </w:trPr>
        <w:tc>
          <w:tcPr/>
          <w:p w:rsidR="00000000" w:rsidDel="00000000" w:rsidP="00000000" w:rsidRDefault="00000000" w:rsidRPr="00000000" w14:paraId="00000101">
            <w:pPr>
              <w:rPr/>
            </w:pPr>
            <w:r w:rsidDel="00000000" w:rsidR="00000000" w:rsidRPr="00000000">
              <w:rPr>
                <w:rtl w:val="0"/>
              </w:rPr>
              <w:t xml:space="preserve">DCS2</w:t>
            </w:r>
          </w:p>
        </w:tc>
        <w:tc>
          <w:tcPr/>
          <w:p w:rsidR="00000000" w:rsidDel="00000000" w:rsidP="00000000" w:rsidRDefault="00000000" w:rsidRPr="00000000" w14:paraId="00000102">
            <w:pPr>
              <w:rPr/>
            </w:pPr>
            <w:r w:rsidDel="00000000" w:rsidR="00000000" w:rsidRPr="00000000">
              <w:rPr>
                <w:rtl w:val="0"/>
              </w:rPr>
              <w:t xml:space="preserve">Q3 = 3/4, Q1 = 0 and Q2 = 0</w:t>
            </w:r>
          </w:p>
          <w:p w:rsidR="00000000" w:rsidDel="00000000" w:rsidP="00000000" w:rsidRDefault="00000000" w:rsidRPr="00000000" w14:paraId="00000103">
            <w:pPr>
              <w:rPr/>
            </w:pPr>
            <w:r w:rsidDel="00000000" w:rsidR="00000000" w:rsidRPr="00000000">
              <w:rPr>
                <w:rtl w:val="0"/>
              </w:rPr>
              <w:t xml:space="preserve">Q3 = 2, any Q1, Q2</w:t>
            </w:r>
          </w:p>
          <w:p w:rsidR="00000000" w:rsidDel="00000000" w:rsidP="00000000" w:rsidRDefault="00000000" w:rsidRPr="00000000" w14:paraId="00000104">
            <w:pPr>
              <w:rPr/>
            </w:pPr>
            <w:r w:rsidDel="00000000" w:rsidR="00000000" w:rsidRPr="00000000">
              <w:rPr>
                <w:rtl w:val="0"/>
              </w:rPr>
              <w:t xml:space="preserve">Q3 = 0/1, Q1 = 2 and/or Q2 = 2</w:t>
            </w:r>
          </w:p>
        </w:tc>
        <w:tc>
          <w:tcPr/>
          <w:p w:rsidR="00000000" w:rsidDel="00000000" w:rsidP="00000000" w:rsidRDefault="00000000" w:rsidRPr="00000000" w14:paraId="00000105">
            <w:pPr>
              <w:rPr/>
            </w:pPr>
            <w:r w:rsidDel="00000000" w:rsidR="00000000" w:rsidRPr="00000000">
              <w:rPr>
                <w:rtl w:val="0"/>
              </w:rPr>
              <w:t xml:space="preserve">Student shows relevant computational thinking, but only at the level of simple rules, local strategies, or instance-bound reasoning.</w:t>
            </w:r>
          </w:p>
        </w:tc>
      </w:tr>
      <w:tr>
        <w:trPr>
          <w:cantSplit w:val="0"/>
          <w:trHeight w:val="1085" w:hRule="atLeast"/>
          <w:tblHeader w:val="0"/>
        </w:trPr>
        <w:tc>
          <w:tcPr/>
          <w:p w:rsidR="00000000" w:rsidDel="00000000" w:rsidP="00000000" w:rsidRDefault="00000000" w:rsidRPr="00000000" w14:paraId="00000106">
            <w:pPr>
              <w:rPr/>
            </w:pPr>
            <w:r w:rsidDel="00000000" w:rsidR="00000000" w:rsidRPr="00000000">
              <w:rPr>
                <w:rtl w:val="0"/>
              </w:rPr>
              <w:t xml:space="preserve">DCS1</w:t>
            </w:r>
          </w:p>
        </w:tc>
        <w:tc>
          <w:tcPr/>
          <w:p w:rsidR="00000000" w:rsidDel="00000000" w:rsidP="00000000" w:rsidRDefault="00000000" w:rsidRPr="00000000" w14:paraId="00000107">
            <w:pPr>
              <w:rPr/>
            </w:pPr>
            <w:r w:rsidDel="00000000" w:rsidR="00000000" w:rsidRPr="00000000">
              <w:rPr>
                <w:rtl w:val="0"/>
              </w:rPr>
              <w:t xml:space="preserve">Q3 = 1, Q1=0/1 and Q2=0/1</w:t>
            </w:r>
          </w:p>
          <w:p w:rsidR="00000000" w:rsidDel="00000000" w:rsidP="00000000" w:rsidRDefault="00000000" w:rsidRPr="00000000" w14:paraId="00000108">
            <w:pPr>
              <w:rPr/>
            </w:pPr>
            <w:r w:rsidDel="00000000" w:rsidR="00000000" w:rsidRPr="00000000">
              <w:rPr>
                <w:rtl w:val="0"/>
              </w:rPr>
              <w:t xml:space="preserve">Q3 = 0, Q1 = 1 and/or Q2 = 1</w:t>
            </w:r>
          </w:p>
        </w:tc>
        <w:tc>
          <w:tcPr/>
          <w:p w:rsidR="00000000" w:rsidDel="00000000" w:rsidP="00000000" w:rsidRDefault="00000000" w:rsidRPr="00000000" w14:paraId="00000109">
            <w:pPr>
              <w:rPr/>
            </w:pPr>
            <w:r w:rsidDel="00000000" w:rsidR="00000000" w:rsidRPr="00000000">
              <w:rPr>
                <w:rtl w:val="0"/>
              </w:rPr>
              <w:t xml:space="preserve">Student shows emerging but weak computational ideas without a coherent solution design.</w:t>
            </w:r>
          </w:p>
        </w:tc>
      </w:tr>
      <w:tr>
        <w:trPr>
          <w:cantSplit w:val="0"/>
          <w:trHeight w:val="515" w:hRule="atLeast"/>
          <w:tblHeader w:val="0"/>
        </w:trPr>
        <w:tc>
          <w:tcPr/>
          <w:p w:rsidR="00000000" w:rsidDel="00000000" w:rsidP="00000000" w:rsidRDefault="00000000" w:rsidRPr="00000000" w14:paraId="0000010A">
            <w:pPr>
              <w:rPr/>
            </w:pPr>
            <w:r w:rsidDel="00000000" w:rsidR="00000000" w:rsidRPr="00000000">
              <w:rPr>
                <w:rtl w:val="0"/>
              </w:rPr>
              <w:t xml:space="preserve">DCS0</w:t>
            </w:r>
          </w:p>
        </w:tc>
        <w:tc>
          <w:tcPr/>
          <w:p w:rsidR="00000000" w:rsidDel="00000000" w:rsidP="00000000" w:rsidRDefault="00000000" w:rsidRPr="00000000" w14:paraId="0000010B">
            <w:pPr>
              <w:rPr/>
            </w:pPr>
            <w:r w:rsidDel="00000000" w:rsidR="00000000" w:rsidRPr="00000000">
              <w:rPr>
                <w:rtl w:val="0"/>
              </w:rPr>
              <w:t xml:space="preserve">Q3 = 0, Q2 = 0, Q1 = 0</w:t>
            </w:r>
          </w:p>
        </w:tc>
        <w:tc>
          <w:tcPr/>
          <w:p w:rsidR="00000000" w:rsidDel="00000000" w:rsidP="00000000" w:rsidRDefault="00000000" w:rsidRPr="00000000" w14:paraId="0000010C">
            <w:pPr>
              <w:rPr/>
            </w:pPr>
            <w:r w:rsidDel="00000000" w:rsidR="00000000" w:rsidRPr="00000000">
              <w:rPr>
                <w:rtl w:val="0"/>
              </w:rPr>
              <w:t xml:space="preserve">No meaningful design evidence.</w:t>
            </w:r>
          </w:p>
        </w:tc>
      </w:tr>
    </w:tbl>
    <w:p w:rsidR="00000000" w:rsidDel="00000000" w:rsidP="00000000" w:rsidRDefault="00000000" w:rsidRPr="00000000" w14:paraId="0000010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E">
      <w:pPr>
        <w:spacing w:after="240" w:before="240" w:lineRule="auto"/>
        <w:rPr>
          <w:b w:val="1"/>
          <w:bCs w:val="1"/>
        </w:rPr>
        <w:sectPr>
          <w:type w:val="nextPage"/>
          <w:pgSz w:h="15840" w:w="12240" w:orient="portrait"/>
          <w:pgMar w:bottom="1440" w:top="1440" w:left="1440" w:right="1440" w:header="720" w:footer="720"/>
          <w:pgNumType w:start="1"/>
        </w:sectPr>
      </w:pPr>
      <w:r w:rsidDel="00000000" w:rsidR="00000000" w:rsidRPr="00000000">
        <w:rPr>
          <w:sz w:val="24"/>
          <w:szCs w:val="24"/>
        </w:rPr>
        <w:drawing>
          <wp:inline distB="114300" distT="114300" distL="114300" distR="114300">
            <wp:extent cx="3470597" cy="2117415"/>
            <wp:effectExtent b="0" l="0" r="0" t="0"/>
            <wp:docPr id="4" name="image1.png"/>
            <a:graphic>
              <a:graphicData uri="http://schemas.openxmlformats.org/drawingml/2006/picture">
                <pic:pic>
                  <pic:nvPicPr>
                    <pic:cNvPr id="0" name="image1.png"/>
                    <pic:cNvPicPr preferRelativeResize="0"/>
                  </pic:nvPicPr>
                  <pic:blipFill>
                    <a:blip r:embed="rId9"/>
                    <a:srcRect b="0" l="0" r="0" t="4531"/>
                    <a:stretch>
                      <a:fillRect/>
                    </a:stretch>
                  </pic:blipFill>
                  <pic:spPr>
                    <a:xfrm>
                      <a:off x="0" y="0"/>
                      <a:ext cx="3470597" cy="211741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ml5sd9fthmkm"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CoT/DCS_Travel</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(A) </w:t>
      </w:r>
      <w:hyperlink w:anchor="kix.6qsqcx3tn2ba">
        <w:r w:rsidDel="00000000" w:rsidR="00000000" w:rsidRPr="00000000">
          <w:rPr>
            <w:b w:val="1"/>
            <w:bCs w:val="1"/>
            <w:color w:val="1155cc"/>
            <w:u w:val="single"/>
            <w:rtl w:val="0"/>
          </w:rPr>
          <w:t xml:space="preserve">Revised OE item</w:t>
        </w:r>
      </w:hyperlink>
      <w:r w:rsidDel="00000000" w:rsidR="00000000" w:rsidRPr="00000000">
        <w:rPr>
          <w:rtl w:val="0"/>
        </w:rPr>
        <w:tab/>
        <w:t xml:space="preserve">(B) </w:t>
      </w:r>
      <w:hyperlink w:anchor="kix.3fmwfsjnl1yb">
        <w:r w:rsidDel="00000000" w:rsidR="00000000" w:rsidRPr="00000000">
          <w:rPr>
            <w:b w:val="1"/>
            <w:bCs w:val="1"/>
            <w:color w:val="1155cc"/>
            <w:u w:val="single"/>
            <w:rtl w:val="0"/>
          </w:rPr>
          <w:t xml:space="preserve">Revised OE SG</w:t>
        </w:r>
      </w:hyperlink>
      <w:r w:rsidDel="00000000" w:rsidR="00000000" w:rsidRPr="00000000">
        <w:rPr>
          <w:rtl w:val="0"/>
        </w:rPr>
        <w:tab/>
      </w:r>
    </w:p>
    <w:p w:rsidR="00000000" w:rsidDel="00000000" w:rsidP="00000000" w:rsidRDefault="00000000" w:rsidRPr="00000000" w14:paraId="00000111">
      <w:pPr>
        <w:rPr>
          <w:b w:val="1"/>
          <w:bCs w:val="1"/>
        </w:rPr>
      </w:pPr>
      <w:r w:rsidDel="00000000" w:rsidR="00000000" w:rsidRPr="00000000">
        <w:rPr>
          <w:rtl w:val="0"/>
        </w:rPr>
        <w:t xml:space="preserve">(C) </w:t>
      </w:r>
      <w:hyperlink w:anchor="kix.uag8nrnpnx3k">
        <w:r w:rsidDel="00000000" w:rsidR="00000000" w:rsidRPr="00000000">
          <w:rPr>
            <w:b w:val="1"/>
            <w:bCs w:val="1"/>
            <w:color w:val="1155cc"/>
            <w:u w:val="single"/>
            <w:rtl w:val="0"/>
          </w:rPr>
          <w:t xml:space="preserve">Paired Human MC item</w:t>
        </w:r>
      </w:hyperlink>
      <w:r w:rsidDel="00000000" w:rsidR="00000000" w:rsidRPr="00000000">
        <w:rPr>
          <w:b w:val="1"/>
          <w:bCs w:val="1"/>
          <w:rtl w:val="0"/>
        </w:rPr>
        <w:tab/>
      </w:r>
      <w:r w:rsidDel="00000000" w:rsidR="00000000" w:rsidRPr="00000000">
        <w:rPr>
          <w:rtl w:val="0"/>
        </w:rPr>
        <w:t xml:space="preserve">(D) </w:t>
      </w:r>
      <w:hyperlink w:anchor="kix.ebkkvgmyo040">
        <w:r w:rsidDel="00000000" w:rsidR="00000000" w:rsidRPr="00000000">
          <w:rPr>
            <w:b w:val="1"/>
            <w:bCs w:val="1"/>
            <w:color w:val="1155cc"/>
            <w:u w:val="single"/>
            <w:rtl w:val="0"/>
          </w:rPr>
          <w:t xml:space="preserve">Paired Human MC SG</w:t>
        </w:r>
      </w:hyperlink>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rtl w:val="0"/>
        </w:rPr>
      </w:r>
    </w:p>
    <w:bookmarkStart w:colFirst="0" w:colLast="0" w:name="kix.oy5pehpp6b88" w:id="7"/>
    <w:bookmarkEnd w:id="7"/>
    <w:p w:rsidR="00000000" w:rsidDel="00000000" w:rsidP="00000000" w:rsidRDefault="00000000" w:rsidRPr="00000000" w14:paraId="00000113">
      <w:pPr>
        <w:rPr>
          <w:b w:val="1"/>
          <w:bCs w:val="1"/>
        </w:rPr>
      </w:pPr>
      <w:r w:rsidDel="00000000" w:rsidR="00000000" w:rsidRPr="00000000">
        <w:rPr>
          <w:b w:val="1"/>
          <w:bCs w:val="1"/>
          <w:rtl w:val="0"/>
        </w:rPr>
        <w:t xml:space="preserve">Travel.00 [OE]</w:t>
      </w:r>
    </w:p>
    <w:p w:rsidR="00000000" w:rsidDel="00000000" w:rsidP="00000000" w:rsidRDefault="00000000" w:rsidRPr="00000000" w14:paraId="00000114">
      <w:pPr>
        <w:rPr>
          <w:b w:val="1"/>
          <w:bCs w:val="1"/>
          <w:color w:val="0000ff"/>
        </w:rPr>
      </w:pPr>
      <w:r w:rsidDel="00000000" w:rsidR="00000000" w:rsidRPr="00000000">
        <w:rPr>
          <w:b w:val="1"/>
          <w:bCs w:val="1"/>
          <w:color w:val="0000ff"/>
          <w:rtl w:val="0"/>
        </w:rPr>
        <w:t xml:space="preserve">DesignNote:</w:t>
      </w:r>
    </w:p>
    <w:p w:rsidR="00000000" w:rsidDel="00000000" w:rsidP="00000000" w:rsidRDefault="00000000" w:rsidRPr="00000000" w14:paraId="00000115">
      <w:pPr>
        <w:rPr>
          <w:color w:val="0000ff"/>
        </w:rPr>
      </w:pPr>
      <w:r w:rsidDel="00000000" w:rsidR="00000000" w:rsidRPr="00000000">
        <w:rPr>
          <w:color w:val="0000ff"/>
          <w:rtl w:val="0"/>
        </w:rPr>
        <w:t xml:space="preserve">This item targets algorithmic problem solving and optimization in a network-based route planning context. In Q1, students must identify and structure the relevant inputs. In Q2, they are required to compute the fastest round-trip route for a specific set of towns, and in Q3, they must generalize their reasoning by designing a step-by-step algorithm that guarantees an optimal solution for any given set of towns. Thus, the item integrates computational modeling, combinatorial optimization, and algorithmic generalization within a single assessment task.</w:t>
      </w:r>
    </w:p>
    <w:p w:rsidR="00000000" w:rsidDel="00000000" w:rsidP="00000000" w:rsidRDefault="00000000" w:rsidRPr="00000000" w14:paraId="00000116">
      <w:pPr>
        <w:rPr>
          <w:b w:val="1"/>
          <w:bCs w:val="1"/>
          <w:color w:val="0000ff"/>
          <w:sz w:val="24"/>
          <w:szCs w:val="24"/>
        </w:rPr>
      </w:pPr>
      <w:r w:rsidDel="00000000" w:rsidR="00000000" w:rsidRPr="00000000">
        <w:rPr>
          <w:rtl w:val="0"/>
        </w:rPr>
      </w:r>
    </w:p>
    <w:bookmarkStart w:colFirst="0" w:colLast="0" w:name="kix.6qsqcx3tn2ba" w:id="8"/>
    <w:bookmarkEnd w:id="8"/>
    <w:p w:rsidR="00000000" w:rsidDel="00000000" w:rsidP="00000000" w:rsidRDefault="00000000" w:rsidRPr="00000000" w14:paraId="00000117">
      <w:pPr>
        <w:spacing w:before="200" w:lineRule="auto"/>
        <w:rPr>
          <w:b w:val="1"/>
          <w:bCs w:val="1"/>
          <w:u w:val="single"/>
        </w:rPr>
      </w:pPr>
      <w:r w:rsidDel="00000000" w:rsidR="00000000" w:rsidRPr="00000000">
        <w:rPr>
          <w:b w:val="1"/>
          <w:bCs w:val="1"/>
          <w:rtl w:val="0"/>
        </w:rPr>
        <w:t xml:space="preserve">Travel.00 [OE]</w:t>
      </w:r>
      <w:r w:rsidDel="00000000" w:rsidR="00000000" w:rsidRPr="00000000">
        <w:rPr>
          <w:rtl w:val="0"/>
        </w:rPr>
      </w:r>
    </w:p>
    <w:p w:rsidR="00000000" w:rsidDel="00000000" w:rsidP="00000000" w:rsidRDefault="00000000" w:rsidRPr="00000000" w14:paraId="00000118">
      <w:pPr>
        <w:spacing w:before="200" w:lineRule="auto"/>
        <w:rPr/>
      </w:pPr>
      <w:r w:rsidDel="00000000" w:rsidR="00000000" w:rsidRPr="00000000">
        <w:rPr>
          <w:rtl w:val="0"/>
        </w:rPr>
        <w:t xml:space="preserve">A software sales representative regularly travels between different towns in her region for work. The map below shows the system of roads connecting the towns. Each road segment is labeled with the average travel time (in minutes). She always visits multiple towns in one day and must return home by the end of the day.</w:t>
      </w:r>
    </w:p>
    <w:p w:rsidR="00000000" w:rsidDel="00000000" w:rsidP="00000000" w:rsidRDefault="00000000" w:rsidRPr="00000000" w14:paraId="00000119">
      <w:pPr>
        <w:spacing w:before="200" w:lineRule="auto"/>
        <w:rPr/>
      </w:pPr>
      <w:r w:rsidDel="00000000" w:rsidR="00000000" w:rsidRPr="00000000">
        <w:rPr>
          <w:rtl w:val="0"/>
        </w:rPr>
      </w:r>
    </w:p>
    <w:p w:rsidR="00000000" w:rsidDel="00000000" w:rsidP="00000000" w:rsidRDefault="00000000" w:rsidRPr="00000000" w14:paraId="0000011A">
      <w:pPr>
        <w:spacing w:before="200" w:lineRule="auto"/>
        <w:rPr/>
      </w:pPr>
      <w:r w:rsidDel="00000000" w:rsidR="00000000" w:rsidRPr="00000000">
        <w:rPr>
          <w:rtl w:val="0"/>
        </w:rPr>
        <w:t xml:space="preserve">(image)</w:t>
      </w:r>
      <w:r w:rsidDel="00000000" w:rsidR="00000000" w:rsidRPr="00000000">
        <w:rPr/>
        <w:drawing>
          <wp:inline distB="114300" distT="114300" distL="114300" distR="114300">
            <wp:extent cx="3392151" cy="1755012"/>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392151" cy="1755012"/>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before="200" w:lineRule="auto"/>
        <w:rPr/>
      </w:pPr>
      <w:r w:rsidDel="00000000" w:rsidR="00000000" w:rsidRPr="00000000">
        <w:rPr>
          <w:rtl w:val="0"/>
        </w:rPr>
      </w:r>
    </w:p>
    <w:p w:rsidR="00000000" w:rsidDel="00000000" w:rsidP="00000000" w:rsidRDefault="00000000" w:rsidRPr="00000000" w14:paraId="0000011C">
      <w:pPr>
        <w:spacing w:before="200" w:lineRule="auto"/>
        <w:rPr/>
      </w:pPr>
      <w:r w:rsidDel="00000000" w:rsidR="00000000" w:rsidRPr="00000000">
        <w:rPr>
          <w:rtl w:val="0"/>
        </w:rPr>
        <w:t xml:space="preserve">To help plan her trips, she wants to design a program that automatically finds the fastest route from her home through a set of towns she must visit and then back home.</w:t>
      </w:r>
    </w:p>
    <w:p w:rsidR="00000000" w:rsidDel="00000000" w:rsidP="00000000" w:rsidRDefault="00000000" w:rsidRPr="00000000" w14:paraId="0000011D">
      <w:pPr>
        <w:spacing w:before="200" w:lineRule="auto"/>
        <w:rPr>
          <w:color w:val="0000ff"/>
        </w:rPr>
      </w:pPr>
      <w:r w:rsidDel="00000000" w:rsidR="00000000" w:rsidRPr="00000000">
        <w:rPr>
          <w:color w:val="0000ff"/>
          <w:rtl w:val="0"/>
        </w:rPr>
        <w:t xml:space="preserve">[Q1] </w:t>
      </w:r>
      <w:r w:rsidDel="00000000" w:rsidR="00000000" w:rsidRPr="00000000">
        <w:rPr>
          <w:sz w:val="24"/>
          <w:szCs w:val="24"/>
          <w:rtl w:val="0"/>
        </w:rPr>
        <w:t xml:space="preserve">Identify the key input information the program must use to determine the fastest possible route.</w:t>
      </w:r>
      <w:r w:rsidDel="00000000" w:rsidR="00000000" w:rsidRPr="00000000">
        <w:rPr>
          <w:rtl w:val="0"/>
        </w:rPr>
      </w:r>
    </w:p>
    <w:p w:rsidR="00000000" w:rsidDel="00000000" w:rsidP="00000000" w:rsidRDefault="00000000" w:rsidRPr="00000000" w14:paraId="0000011E">
      <w:pPr>
        <w:spacing w:before="200" w:lineRule="auto"/>
        <w:rPr>
          <w:color w:val="0000ff"/>
        </w:rPr>
      </w:pPr>
      <w:r w:rsidDel="00000000" w:rsidR="00000000" w:rsidRPr="00000000">
        <w:rPr>
          <w:color w:val="0000ff"/>
          <w:rtl w:val="0"/>
        </w:rPr>
        <w:t xml:space="preserve">[Q2] Using the given map, build the fastest route that starts at Home, visits Towns D, E, and F, and returns to Home. State the full route and its total time.</w:t>
      </w:r>
    </w:p>
    <w:p w:rsidR="00000000" w:rsidDel="00000000" w:rsidP="00000000" w:rsidRDefault="00000000" w:rsidRPr="00000000" w14:paraId="0000011F">
      <w:pPr>
        <w:spacing w:before="200" w:lineRule="auto"/>
        <w:rPr>
          <w:b w:val="1"/>
          <w:bCs w:val="1"/>
        </w:rPr>
      </w:pPr>
      <w:r w:rsidDel="00000000" w:rsidR="00000000" w:rsidRPr="00000000">
        <w:rPr>
          <w:color w:val="0000ff"/>
          <w:rtl w:val="0"/>
        </w:rPr>
        <w:t xml:space="preserve">[Q3] Design a step-by-step algorithm that would always find the fastest route that starts at Home, visits a given set of towns, and returns Home</w:t>
      </w:r>
      <w:r w:rsidDel="00000000" w:rsidR="00000000" w:rsidRPr="00000000">
        <w:rPr>
          <w:rtl w:val="0"/>
        </w:rPr>
      </w:r>
    </w:p>
    <w:bookmarkStart w:colFirst="0" w:colLast="0" w:name="kix.3fmwfsjnl1yb" w:id="9"/>
    <w:bookmarkEnd w:id="9"/>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Travel.00 [OE SG]</w:t>
      </w:r>
    </w:p>
    <w:tbl>
      <w:tblPr>
        <w:tblStyle w:val="Table9"/>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35"/>
        <w:gridCol w:w="3180"/>
        <w:gridCol w:w="4815"/>
        <w:tblGridChange w:id="0">
          <w:tblGrid>
            <w:gridCol w:w="1335"/>
            <w:gridCol w:w="3180"/>
            <w:gridCol w:w="481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121">
            <w:pPr>
              <w:spacing w:after="240" w:before="240" w:lineRule="auto"/>
              <w:jc w:val="center"/>
              <w:rPr>
                <w:b w:val="1"/>
                <w:bCs w:val="1"/>
              </w:rPr>
            </w:pPr>
            <w:r w:rsidDel="00000000" w:rsidR="00000000" w:rsidRPr="00000000">
              <w:rPr>
                <w:b w:val="1"/>
                <w:bCs w:val="1"/>
                <w:rtl w:val="0"/>
              </w:rPr>
              <w:t xml:space="preserve">[Q1]score</w:t>
            </w:r>
          </w:p>
        </w:tc>
        <w:tc>
          <w:tcPr>
            <w:tcMar>
              <w:top w:w="0.0" w:type="dxa"/>
              <w:left w:w="0.0" w:type="dxa"/>
              <w:bottom w:w="0.0" w:type="dxa"/>
              <w:right w:w="0.0" w:type="dxa"/>
            </w:tcMar>
          </w:tcPr>
          <w:p w:rsidR="00000000" w:rsidDel="00000000" w:rsidP="00000000" w:rsidRDefault="00000000" w:rsidRPr="00000000" w14:paraId="00000122">
            <w:pPr>
              <w:spacing w:after="240" w:before="240" w:lineRule="auto"/>
              <w:jc w:val="center"/>
              <w:rPr>
                <w:b w:val="1"/>
                <w:bCs w:val="1"/>
              </w:rPr>
            </w:pPr>
            <w:r w:rsidDel="00000000" w:rsidR="00000000" w:rsidRPr="00000000">
              <w:rPr>
                <w:b w:val="1"/>
                <w:bCs w:val="1"/>
                <w:rtl w:val="0"/>
              </w:rPr>
              <w:t xml:space="preserve">Criteria</w:t>
            </w:r>
          </w:p>
        </w:tc>
        <w:tc>
          <w:tcPr>
            <w:tcMar>
              <w:top w:w="0.0" w:type="dxa"/>
              <w:left w:w="0.0" w:type="dxa"/>
              <w:bottom w:w="0.0" w:type="dxa"/>
              <w:right w:w="0.0" w:type="dxa"/>
            </w:tcMar>
          </w:tcPr>
          <w:p w:rsidR="00000000" w:rsidDel="00000000" w:rsidP="00000000" w:rsidRDefault="00000000" w:rsidRPr="00000000" w14:paraId="00000123">
            <w:pPr>
              <w:jc w:val="center"/>
              <w:rPr>
                <w:b w:val="1"/>
                <w:bCs w:val="1"/>
                <w:sz w:val="24"/>
                <w:szCs w:val="24"/>
              </w:rPr>
            </w:pPr>
            <w:r w:rsidDel="00000000" w:rsidR="00000000" w:rsidRPr="00000000">
              <w:rPr>
                <w:b w:val="1"/>
                <w:bCs w:val="1"/>
                <w:rtl w:val="0"/>
              </w:rPr>
              <w:t xml:space="preserve">Response Examples</w:t>
            </w:r>
            <w:r w:rsidDel="00000000" w:rsidR="00000000" w:rsidRPr="00000000">
              <w:rPr>
                <w:rtl w:val="0"/>
              </w:rPr>
            </w:r>
          </w:p>
        </w:tc>
      </w:tr>
      <w:tr>
        <w:trPr>
          <w:cantSplit w:val="0"/>
          <w:trHeight w:val="144" w:hRule="atLeast"/>
          <w:tblHeader w:val="0"/>
        </w:trPr>
        <w:tc>
          <w:tcPr>
            <w:tcMar>
              <w:top w:w="0.0" w:type="dxa"/>
              <w:left w:w="0.0" w:type="dxa"/>
              <w:bottom w:w="0.0" w:type="dxa"/>
              <w:right w:w="0.0" w:type="dxa"/>
            </w:tcMar>
          </w:tcPr>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2</w:t>
            </w:r>
          </w:p>
        </w:tc>
        <w:tc>
          <w:tcPr>
            <w:tcMar>
              <w:top w:w="0.0" w:type="dxa"/>
              <w:left w:w="0.0" w:type="dxa"/>
              <w:bottom w:w="0.0" w:type="dxa"/>
              <w:right w:w="0.0" w:type="dxa"/>
            </w:tcMar>
          </w:tcPr>
          <w:p w:rsidR="00000000" w:rsidDel="00000000" w:rsidP="00000000" w:rsidRDefault="00000000" w:rsidRPr="00000000" w14:paraId="00000125">
            <w:pPr>
              <w:spacing w:after="240" w:before="240" w:lineRule="auto"/>
              <w:rPr/>
            </w:pPr>
            <w:r w:rsidDel="00000000" w:rsidR="00000000" w:rsidRPr="00000000">
              <w:rPr>
                <w:rtl w:val="0"/>
              </w:rPr>
              <w:t xml:space="preserve">Identifies most of the essential inputs needed to model the problem.</w:t>
            </w:r>
          </w:p>
        </w:tc>
        <w:tc>
          <w:tcPr>
            <w:tcMar>
              <w:top w:w="0.0" w:type="dxa"/>
              <w:left w:w="0.0" w:type="dxa"/>
              <w:bottom w:w="0.0" w:type="dxa"/>
              <w:right w:w="0.0" w:type="dxa"/>
            </w:tcMar>
          </w:tcPr>
          <w:p w:rsidR="00000000" w:rsidDel="00000000" w:rsidP="00000000" w:rsidRDefault="00000000" w:rsidRPr="00000000" w14:paraId="00000126">
            <w:pPr>
              <w:spacing w:after="240" w:before="240" w:lineRule="auto"/>
              <w:rPr/>
            </w:pPr>
            <w:r w:rsidDel="00000000" w:rsidR="00000000" w:rsidRPr="00000000">
              <w:rPr>
                <w:rtl w:val="0"/>
              </w:rPr>
              <w:t xml:space="preserve">Mentions the towns and roads (network structure), the travel time on each road, the set of required towns to visit</w:t>
            </w:r>
          </w:p>
        </w:tc>
      </w:tr>
      <w:tr>
        <w:trPr>
          <w:cantSplit w:val="0"/>
          <w:trHeight w:val="144" w:hRule="atLeast"/>
          <w:tblHeader w:val="0"/>
        </w:trPr>
        <w:tc>
          <w:tcPr>
            <w:tcMar>
              <w:top w:w="0.0" w:type="dxa"/>
              <w:left w:w="0.0" w:type="dxa"/>
              <w:bottom w:w="0.0" w:type="dxa"/>
              <w:right w:w="0.0" w:type="dxa"/>
            </w:tcMar>
          </w:tcPr>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1</w:t>
            </w:r>
          </w:p>
        </w:tc>
        <w:tc>
          <w:tcPr>
            <w:tcMar>
              <w:top w:w="0.0" w:type="dxa"/>
              <w:left w:w="0.0" w:type="dxa"/>
              <w:bottom w:w="0.0" w:type="dxa"/>
              <w:right w:w="0.0" w:type="dxa"/>
            </w:tcMar>
          </w:tcPr>
          <w:p w:rsidR="00000000" w:rsidDel="00000000" w:rsidP="00000000" w:rsidRDefault="00000000" w:rsidRPr="00000000" w14:paraId="00000128">
            <w:pPr>
              <w:spacing w:after="240" w:before="240" w:lineRule="auto"/>
              <w:rPr/>
            </w:pPr>
            <w:r w:rsidDel="00000000" w:rsidR="00000000" w:rsidRPr="00000000">
              <w:rPr>
                <w:rtl w:val="0"/>
              </w:rPr>
              <w:t xml:space="preserve">Mentions some relevant inputs, but the response is incomplete or only loosely connected.</w:t>
            </w:r>
          </w:p>
        </w:tc>
        <w:tc>
          <w:tcPr>
            <w:tcMar>
              <w:top w:w="0.0" w:type="dxa"/>
              <w:left w:w="0.0" w:type="dxa"/>
              <w:bottom w:w="0.0" w:type="dxa"/>
              <w:right w:w="0.0" w:type="dxa"/>
            </w:tcMar>
          </w:tcPr>
          <w:p w:rsidR="00000000" w:rsidDel="00000000" w:rsidP="00000000" w:rsidRDefault="00000000" w:rsidRPr="00000000" w14:paraId="00000129">
            <w:pPr>
              <w:spacing w:after="240" w:before="240" w:lineRule="auto"/>
              <w:rPr/>
            </w:pPr>
            <w:r w:rsidDel="00000000" w:rsidR="00000000" w:rsidRPr="00000000">
              <w:rPr>
                <w:rtl w:val="0"/>
              </w:rPr>
              <w:t xml:space="preserve">“The program needs the travel times and the towns to visit.” / “It should know which roads are faster.” “Need to return Home after visiting them.”</w:t>
            </w:r>
          </w:p>
        </w:tc>
      </w:tr>
      <w:tr>
        <w:trPr>
          <w:cantSplit w:val="0"/>
          <w:trHeight w:val="144" w:hRule="atLeast"/>
          <w:tblHeader w:val="0"/>
        </w:trPr>
        <w:tc>
          <w:tcPr>
            <w:tcMar>
              <w:top w:w="0.0" w:type="dxa"/>
              <w:left w:w="0.0" w:type="dxa"/>
              <w:bottom w:w="0.0" w:type="dxa"/>
              <w:right w:w="0.0" w:type="dxa"/>
            </w:tcMar>
          </w:tcPr>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0</w:t>
            </w:r>
          </w:p>
        </w:tc>
        <w:tc>
          <w:tcPr>
            <w:tcMar>
              <w:top w:w="0.0" w:type="dxa"/>
              <w:left w:w="0.0" w:type="dxa"/>
              <w:bottom w:w="0.0" w:type="dxa"/>
              <w:right w:w="0.0" w:type="dxa"/>
            </w:tcMar>
          </w:tcPr>
          <w:p w:rsidR="00000000" w:rsidDel="00000000" w:rsidP="00000000" w:rsidRDefault="00000000" w:rsidRPr="00000000" w14:paraId="0000012B">
            <w:pPr>
              <w:spacing w:after="240" w:before="240" w:lineRule="auto"/>
              <w:rPr/>
            </w:pPr>
            <w:r w:rsidDel="00000000" w:rsidR="00000000" w:rsidRPr="00000000">
              <w:rPr>
                <w:rtl w:val="0"/>
              </w:rPr>
              <w:t xml:space="preserve">Gives irrelevant, off-task, or minimal information.</w:t>
            </w:r>
          </w:p>
        </w:tc>
        <w:tc>
          <w:tcPr>
            <w:tcMar>
              <w:top w:w="0.0" w:type="dxa"/>
              <w:left w:w="0.0" w:type="dxa"/>
              <w:bottom w:w="0.0" w:type="dxa"/>
              <w:right w:w="0.0" w:type="dxa"/>
            </w:tcMar>
          </w:tcPr>
          <w:p w:rsidR="00000000" w:rsidDel="00000000" w:rsidP="00000000" w:rsidRDefault="00000000" w:rsidRPr="00000000" w14:paraId="0000012C">
            <w:pPr>
              <w:spacing w:after="240" w:before="240" w:lineRule="auto"/>
              <w:rPr/>
            </w:pPr>
            <w:r w:rsidDel="00000000" w:rsidR="00000000" w:rsidRPr="00000000">
              <w:rPr>
                <w:rtl w:val="0"/>
              </w:rPr>
              <w:t xml:space="preserve">“Gas, driver tiredness, weather” with no connection to the algorithmic task; no usable response.</w:t>
            </w:r>
          </w:p>
        </w:tc>
      </w:tr>
    </w:tbl>
    <w:p w:rsidR="00000000" w:rsidDel="00000000" w:rsidP="00000000" w:rsidRDefault="00000000" w:rsidRPr="00000000" w14:paraId="0000012D">
      <w:pPr>
        <w:spacing w:after="240" w:before="240" w:lineRule="auto"/>
        <w:rPr>
          <w:b w:val="1"/>
          <w:bCs w:val="1"/>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65"/>
        <w:gridCol w:w="2745"/>
        <w:gridCol w:w="5250"/>
        <w:tblGridChange w:id="0">
          <w:tblGrid>
            <w:gridCol w:w="1365"/>
            <w:gridCol w:w="2745"/>
            <w:gridCol w:w="5250"/>
          </w:tblGrid>
        </w:tblGridChange>
      </w:tblGrid>
      <w:tr>
        <w:trPr>
          <w:cantSplit w:val="0"/>
          <w:trHeight w:val="144" w:hRule="atLeast"/>
          <w:tblHeader w:val="0"/>
        </w:trPr>
        <w:tc>
          <w:tcPr>
            <w:tcMar>
              <w:top w:w="0.0" w:type="dxa"/>
              <w:left w:w="0.0" w:type="dxa"/>
              <w:bottom w:w="0.0" w:type="dxa"/>
              <w:right w:w="0.0" w:type="dxa"/>
            </w:tcMar>
          </w:tcPr>
          <w:p w:rsidR="00000000" w:rsidDel="00000000" w:rsidP="00000000" w:rsidRDefault="00000000" w:rsidRPr="00000000" w14:paraId="0000012E">
            <w:pPr>
              <w:spacing w:after="240" w:before="240" w:lineRule="auto"/>
              <w:jc w:val="center"/>
              <w:rPr>
                <w:b w:val="1"/>
                <w:bCs w:val="1"/>
              </w:rPr>
            </w:pPr>
            <w:r w:rsidDel="00000000" w:rsidR="00000000" w:rsidRPr="00000000">
              <w:rPr>
                <w:b w:val="1"/>
                <w:bCs w:val="1"/>
                <w:rtl w:val="0"/>
              </w:rPr>
              <w:t xml:space="preserve">[Q2]Score</w:t>
            </w:r>
          </w:p>
        </w:tc>
        <w:tc>
          <w:tcPr>
            <w:tcMar>
              <w:top w:w="0.0" w:type="dxa"/>
              <w:left w:w="0.0" w:type="dxa"/>
              <w:bottom w:w="0.0" w:type="dxa"/>
              <w:right w:w="0.0" w:type="dxa"/>
            </w:tcMar>
          </w:tcPr>
          <w:p w:rsidR="00000000" w:rsidDel="00000000" w:rsidP="00000000" w:rsidRDefault="00000000" w:rsidRPr="00000000" w14:paraId="0000012F">
            <w:pPr>
              <w:spacing w:after="240" w:before="240" w:lineRule="auto"/>
              <w:jc w:val="center"/>
              <w:rPr>
                <w:b w:val="1"/>
                <w:bCs w:val="1"/>
              </w:rPr>
            </w:pPr>
            <w:r w:rsidDel="00000000" w:rsidR="00000000" w:rsidRPr="00000000">
              <w:rPr>
                <w:b w:val="1"/>
                <w:bCs w:val="1"/>
                <w:rtl w:val="0"/>
              </w:rPr>
              <w:t xml:space="preserve">Criteria</w:t>
            </w:r>
          </w:p>
        </w:tc>
        <w:tc>
          <w:tcPr>
            <w:tcMar>
              <w:top w:w="0.0" w:type="dxa"/>
              <w:left w:w="0.0" w:type="dxa"/>
              <w:bottom w:w="0.0" w:type="dxa"/>
              <w:right w:w="0.0" w:type="dxa"/>
            </w:tcMar>
          </w:tcPr>
          <w:p w:rsidR="00000000" w:rsidDel="00000000" w:rsidP="00000000" w:rsidRDefault="00000000" w:rsidRPr="00000000" w14:paraId="00000130">
            <w:pPr>
              <w:jc w:val="center"/>
              <w:rPr>
                <w:b w:val="1"/>
                <w:bCs w:val="1"/>
                <w:sz w:val="24"/>
                <w:szCs w:val="24"/>
              </w:rPr>
            </w:pPr>
            <w:r w:rsidDel="00000000" w:rsidR="00000000" w:rsidRPr="00000000">
              <w:rPr>
                <w:b w:val="1"/>
                <w:bCs w:val="1"/>
                <w:rtl w:val="0"/>
              </w:rPr>
              <w:t xml:space="preserve">Response Examples</w:t>
            </w:r>
            <w:r w:rsidDel="00000000" w:rsidR="00000000" w:rsidRPr="00000000">
              <w:rPr>
                <w:rtl w:val="0"/>
              </w:rPr>
            </w:r>
          </w:p>
        </w:tc>
      </w:tr>
      <w:tr>
        <w:trPr>
          <w:cantSplit w:val="0"/>
          <w:trHeight w:val="144" w:hRule="atLeast"/>
          <w:tblHeader w:val="0"/>
        </w:trPr>
        <w:tc>
          <w:tcPr>
            <w:tcMar>
              <w:top w:w="0.0" w:type="dxa"/>
              <w:left w:w="0.0" w:type="dxa"/>
              <w:bottom w:w="0.0" w:type="dxa"/>
              <w:right w:w="0.0" w:type="dxa"/>
            </w:tcMar>
          </w:tcPr>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2</w:t>
            </w:r>
          </w:p>
        </w:tc>
        <w:tc>
          <w:tcPr>
            <w:tcMar>
              <w:top w:w="0.0" w:type="dxa"/>
              <w:left w:w="0.0" w:type="dxa"/>
              <w:bottom w:w="0.0" w:type="dxa"/>
              <w:right w:w="0.0" w:type="dxa"/>
            </w:tcMar>
          </w:tcPr>
          <w:p w:rsidR="00000000" w:rsidDel="00000000" w:rsidP="00000000" w:rsidRDefault="00000000" w:rsidRPr="00000000" w14:paraId="00000132">
            <w:pPr>
              <w:spacing w:after="240" w:before="240" w:lineRule="auto"/>
              <w:rPr/>
            </w:pPr>
            <w:r w:rsidDel="00000000" w:rsidR="00000000" w:rsidRPr="00000000">
              <w:rPr>
                <w:rtl w:val="0"/>
              </w:rPr>
              <w:t xml:space="preserve">Gives a legal optimal route and the correct total travel time.</w:t>
            </w:r>
          </w:p>
        </w:tc>
        <w:tc>
          <w:tcPr>
            <w:tcMar>
              <w:top w:w="0.0" w:type="dxa"/>
              <w:left w:w="0.0" w:type="dxa"/>
              <w:bottom w:w="0.0" w:type="dxa"/>
              <w:right w:w="0.0" w:type="dxa"/>
            </w:tcMar>
          </w:tcPr>
          <w:p w:rsidR="00000000" w:rsidDel="00000000" w:rsidP="00000000" w:rsidRDefault="00000000" w:rsidRPr="00000000" w14:paraId="00000133">
            <w:pPr>
              <w:spacing w:after="240" w:before="240" w:lineRule="auto"/>
              <w:rPr/>
            </w:pPr>
            <w:r w:rsidDel="00000000" w:rsidR="00000000" w:rsidRPr="00000000">
              <w:rPr>
                <w:rFonts w:ascii="Arial Unicode MS" w:cs="Arial Unicode MS" w:eastAsia="Arial Unicode MS" w:hAnsi="Arial Unicode MS"/>
                <w:rtl w:val="0"/>
              </w:rPr>
              <w:t xml:space="preserve">Accept Home → B → E → F → D → B → Home = 57 minutes or Home → B → D → F → E → B → Home = 57 minutes.</w:t>
            </w:r>
          </w:p>
        </w:tc>
      </w:tr>
      <w:tr>
        <w:trPr>
          <w:cantSplit w:val="0"/>
          <w:trHeight w:val="144" w:hRule="atLeast"/>
          <w:tblHeader w:val="0"/>
        </w:trPr>
        <w:tc>
          <w:tcPr>
            <w:tcMar>
              <w:top w:w="0.0" w:type="dxa"/>
              <w:left w:w="0.0" w:type="dxa"/>
              <w:bottom w:w="0.0" w:type="dxa"/>
              <w:right w:w="0.0" w:type="dxa"/>
            </w:tcMar>
          </w:tcPr>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1</w:t>
            </w:r>
          </w:p>
        </w:tc>
        <w:tc>
          <w:tcPr>
            <w:tcMar>
              <w:top w:w="0.0" w:type="dxa"/>
              <w:left w:w="0.0" w:type="dxa"/>
              <w:bottom w:w="0.0" w:type="dxa"/>
              <w:right w:w="0.0" w:type="dxa"/>
            </w:tcMar>
          </w:tcPr>
          <w:p w:rsidR="00000000" w:rsidDel="00000000" w:rsidP="00000000" w:rsidRDefault="00000000" w:rsidRPr="00000000" w14:paraId="00000135">
            <w:pPr>
              <w:spacing w:after="240" w:before="240" w:lineRule="auto"/>
              <w:rPr/>
            </w:pPr>
            <w:r w:rsidDel="00000000" w:rsidR="00000000" w:rsidRPr="00000000">
              <w:rPr>
                <w:rtl w:val="0"/>
              </w:rPr>
              <w:t xml:space="preserve">Gives a legal complete route, but it is not optimal, or only one part (route or total time) is correct.</w:t>
            </w:r>
          </w:p>
        </w:tc>
        <w:tc>
          <w:tcPr>
            <w:tcMar>
              <w:top w:w="0.0" w:type="dxa"/>
              <w:left w:w="0.0" w:type="dxa"/>
              <w:bottom w:w="0.0" w:type="dxa"/>
              <w:right w:w="0.0" w:type="dxa"/>
            </w:tcMar>
          </w:tcPr>
          <w:p w:rsidR="00000000" w:rsidDel="00000000" w:rsidP="00000000" w:rsidRDefault="00000000" w:rsidRPr="00000000" w14:paraId="00000136">
            <w:pPr>
              <w:spacing w:after="240" w:before="240" w:lineRule="auto"/>
              <w:rPr/>
            </w:pPr>
            <w:r w:rsidDel="00000000" w:rsidR="00000000" w:rsidRPr="00000000">
              <w:rPr>
                <w:rtl w:val="0"/>
              </w:rPr>
              <w:t xml:space="preserve">A valid route that starts at Home, visits D, E, and F exactly once, and returns Home, but totals more than 57 minutes; OR an optimal route with an arithmetic error.</w:t>
            </w:r>
          </w:p>
        </w:tc>
      </w:tr>
      <w:tr>
        <w:trPr>
          <w:cantSplit w:val="0"/>
          <w:trHeight w:val="144" w:hRule="atLeast"/>
          <w:tblHeader w:val="0"/>
        </w:trPr>
        <w:tc>
          <w:tcPr>
            <w:tcMar>
              <w:top w:w="0.0" w:type="dxa"/>
              <w:left w:w="0.0" w:type="dxa"/>
              <w:bottom w:w="0.0" w:type="dxa"/>
              <w:right w:w="0.0" w:type="dxa"/>
            </w:tcMar>
          </w:tcPr>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0</w:t>
            </w:r>
          </w:p>
        </w:tc>
        <w:tc>
          <w:tcPr>
            <w:tcMar>
              <w:top w:w="0.0" w:type="dxa"/>
              <w:left w:w="0.0" w:type="dxa"/>
              <w:bottom w:w="0.0" w:type="dxa"/>
              <w:right w:w="0.0" w:type="dxa"/>
            </w:tcMar>
          </w:tcPr>
          <w:p w:rsidR="00000000" w:rsidDel="00000000" w:rsidP="00000000" w:rsidRDefault="00000000" w:rsidRPr="00000000" w14:paraId="00000138">
            <w:pPr>
              <w:spacing w:after="240" w:before="240" w:lineRule="auto"/>
              <w:rPr/>
            </w:pPr>
            <w:r w:rsidDel="00000000" w:rsidR="00000000" w:rsidRPr="00000000">
              <w:rPr>
                <w:rtl w:val="0"/>
              </w:rPr>
              <w:t xml:space="preserve">Gives an invalid or incomplete route</w:t>
            </w:r>
          </w:p>
        </w:tc>
        <w:tc>
          <w:tcPr>
            <w:tcMar>
              <w:top w:w="0.0" w:type="dxa"/>
              <w:left w:w="0.0" w:type="dxa"/>
              <w:bottom w:w="0.0" w:type="dxa"/>
              <w:right w:w="0.0" w:type="dxa"/>
            </w:tcMar>
          </w:tcPr>
          <w:p w:rsidR="00000000" w:rsidDel="00000000" w:rsidP="00000000" w:rsidRDefault="00000000" w:rsidRPr="00000000" w14:paraId="00000139">
            <w:pPr>
              <w:spacing w:after="240" w:before="240" w:lineRule="auto"/>
              <w:rPr/>
            </w:pPr>
            <w:r w:rsidDel="00000000" w:rsidR="00000000" w:rsidRPr="00000000">
              <w:rPr>
                <w:rtl w:val="0"/>
              </w:rPr>
              <w:t xml:space="preserve">Misses one of D, E, F; repeats one of them; does not return Home; or gives no meaningful work.</w:t>
            </w:r>
          </w:p>
        </w:tc>
      </w:tr>
    </w:tbl>
    <w:p w:rsidR="00000000" w:rsidDel="00000000" w:rsidP="00000000" w:rsidRDefault="00000000" w:rsidRPr="00000000" w14:paraId="0000013A">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3B">
      <w:pPr>
        <w:spacing w:after="240" w:before="240" w:lineRule="auto"/>
        <w:rPr>
          <w:b w:val="1"/>
          <w:bCs w:val="1"/>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20"/>
        <w:gridCol w:w="3150"/>
        <w:gridCol w:w="5490"/>
        <w:tblGridChange w:id="0">
          <w:tblGrid>
            <w:gridCol w:w="720"/>
            <w:gridCol w:w="3150"/>
            <w:gridCol w:w="5490"/>
          </w:tblGrid>
        </w:tblGridChange>
      </w:tblGrid>
      <w:tr>
        <w:trPr>
          <w:cantSplit w:val="0"/>
          <w:trHeight w:val="371.8505859375" w:hRule="atLeast"/>
          <w:tblHeader w:val="0"/>
        </w:trPr>
        <w:tc>
          <w:tcPr>
            <w:tcMar>
              <w:top w:w="0.0" w:type="dxa"/>
              <w:left w:w="0.0" w:type="dxa"/>
              <w:bottom w:w="0.0" w:type="dxa"/>
              <w:right w:w="0.0" w:type="dxa"/>
            </w:tcMar>
          </w:tcPr>
          <w:p w:rsidR="00000000" w:rsidDel="00000000" w:rsidP="00000000" w:rsidRDefault="00000000" w:rsidRPr="00000000" w14:paraId="0000013C">
            <w:pPr>
              <w:spacing w:after="240" w:before="240" w:lineRule="auto"/>
              <w:jc w:val="center"/>
              <w:rPr>
                <w:b w:val="1"/>
                <w:bCs w:val="1"/>
              </w:rPr>
            </w:pPr>
            <w:r w:rsidDel="00000000" w:rsidR="00000000" w:rsidRPr="00000000">
              <w:rPr>
                <w:b w:val="1"/>
                <w:bCs w:val="1"/>
                <w:rtl w:val="0"/>
              </w:rPr>
              <w:t xml:space="preserve">[Q3]</w:t>
              <w:br w:type="textWrapping"/>
              <w:t xml:space="preserve">Score</w:t>
            </w:r>
          </w:p>
        </w:tc>
        <w:tc>
          <w:tcPr>
            <w:tcMar>
              <w:top w:w="0.0" w:type="dxa"/>
              <w:left w:w="0.0" w:type="dxa"/>
              <w:bottom w:w="0.0" w:type="dxa"/>
              <w:right w:w="0.0" w:type="dxa"/>
            </w:tcMar>
          </w:tcPr>
          <w:p w:rsidR="00000000" w:rsidDel="00000000" w:rsidP="00000000" w:rsidRDefault="00000000" w:rsidRPr="00000000" w14:paraId="0000013D">
            <w:pPr>
              <w:spacing w:after="240" w:before="240" w:lineRule="auto"/>
              <w:jc w:val="center"/>
              <w:rPr>
                <w:b w:val="1"/>
                <w:bCs w:val="1"/>
              </w:rPr>
            </w:pPr>
            <w:r w:rsidDel="00000000" w:rsidR="00000000" w:rsidRPr="00000000">
              <w:rPr>
                <w:b w:val="1"/>
                <w:bCs w:val="1"/>
                <w:rtl w:val="0"/>
              </w:rPr>
              <w:t xml:space="preserve">Criteria</w:t>
            </w:r>
          </w:p>
        </w:tc>
        <w:tc>
          <w:tcPr>
            <w:tcMar>
              <w:top w:w="0.0" w:type="dxa"/>
              <w:left w:w="0.0" w:type="dxa"/>
              <w:bottom w:w="0.0" w:type="dxa"/>
              <w:right w:w="0.0" w:type="dxa"/>
            </w:tcMar>
          </w:tcPr>
          <w:p w:rsidR="00000000" w:rsidDel="00000000" w:rsidP="00000000" w:rsidRDefault="00000000" w:rsidRPr="00000000" w14:paraId="0000013E">
            <w:pPr>
              <w:jc w:val="center"/>
              <w:rPr>
                <w:b w:val="1"/>
                <w:bCs w:val="1"/>
                <w:sz w:val="24"/>
                <w:szCs w:val="24"/>
              </w:rPr>
            </w:pPr>
            <w:r w:rsidDel="00000000" w:rsidR="00000000" w:rsidRPr="00000000">
              <w:rPr>
                <w:b w:val="1"/>
                <w:bCs w:val="1"/>
                <w:rtl w:val="0"/>
              </w:rPr>
              <w:t xml:space="preserve">Response Examples</w:t>
            </w:r>
            <w:r w:rsidDel="00000000" w:rsidR="00000000" w:rsidRPr="00000000">
              <w:rPr>
                <w:rtl w:val="0"/>
              </w:rPr>
            </w:r>
          </w:p>
        </w:tc>
      </w:tr>
      <w:tr>
        <w:trPr>
          <w:cantSplit w:val="0"/>
          <w:trHeight w:val="1288.76552555738" w:hRule="atLeast"/>
          <w:tblHeader w:val="0"/>
        </w:trPr>
        <w:tc>
          <w:tcPr>
            <w:tcMar>
              <w:top w:w="0.0" w:type="dxa"/>
              <w:left w:w="0.0" w:type="dxa"/>
              <w:bottom w:w="0.0" w:type="dxa"/>
              <w:right w:w="0.0" w:type="dxa"/>
            </w:tcMar>
          </w:tcPr>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5</w:t>
            </w:r>
          </w:p>
        </w:tc>
        <w:tc>
          <w:tcPr>
            <w:tcMar>
              <w:top w:w="0.0" w:type="dxa"/>
              <w:left w:w="0.0" w:type="dxa"/>
              <w:bottom w:w="0.0" w:type="dxa"/>
              <w:right w:w="0.0" w:type="dxa"/>
            </w:tcMar>
          </w:tcPr>
          <w:p w:rsidR="00000000" w:rsidDel="00000000" w:rsidP="00000000" w:rsidRDefault="00000000" w:rsidRPr="00000000" w14:paraId="00000140">
            <w:pPr>
              <w:spacing w:after="240" w:before="240" w:lineRule="auto"/>
              <w:rPr/>
            </w:pPr>
            <w:r w:rsidDel="00000000" w:rsidR="00000000" w:rsidRPr="00000000">
              <w:rPr>
                <w:rtl w:val="0"/>
              </w:rPr>
              <w:t xml:space="preserve">Proposes a generalized optimal solution procedure and goes beyond a single instance by discussing efficiency, scaling, or alternative approaches.</w:t>
            </w:r>
          </w:p>
        </w:tc>
        <w:tc>
          <w:tcPr>
            <w:tcMar>
              <w:top w:w="0.0" w:type="dxa"/>
              <w:left w:w="0.0" w:type="dxa"/>
              <w:bottom w:w="0.0" w:type="dxa"/>
              <w:right w:w="0.0" w:type="dxa"/>
            </w:tcMar>
          </w:tcPr>
          <w:p w:rsidR="00000000" w:rsidDel="00000000" w:rsidP="00000000" w:rsidRDefault="00000000" w:rsidRPr="00000000" w14:paraId="00000141">
            <w:pPr>
              <w:spacing w:after="240" w:before="240" w:lineRule="auto"/>
              <w:rPr/>
            </w:pPr>
            <w:r w:rsidDel="00000000" w:rsidR="00000000" w:rsidRPr="00000000">
              <w:rPr>
                <w:rtl w:val="0"/>
              </w:rPr>
              <w:t xml:space="preserve">“Represent the towns as a weighted graph. For a given set of towns to visit, compare all candidate visiting orders, using the shortest travel time between each pair of needed locations, and keep the overall fastest round trip.”</w:t>
            </w:r>
          </w:p>
        </w:tc>
      </w:tr>
      <w:tr>
        <w:trPr>
          <w:cantSplit w:val="0"/>
          <w:trHeight w:val="1372.8113807905877" w:hRule="atLeast"/>
          <w:tblHeader w:val="0"/>
        </w:trPr>
        <w:tc>
          <w:tcPr>
            <w:tcMar>
              <w:top w:w="0.0" w:type="dxa"/>
              <w:left w:w="0.0" w:type="dxa"/>
              <w:bottom w:w="0.0" w:type="dxa"/>
              <w:right w:w="0.0" w:type="dxa"/>
            </w:tcMar>
          </w:tcPr>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4</w:t>
            </w:r>
          </w:p>
        </w:tc>
        <w:tc>
          <w:tcPr>
            <w:tcMar>
              <w:top w:w="0.0" w:type="dxa"/>
              <w:left w:w="0.0" w:type="dxa"/>
              <w:bottom w:w="0.0" w:type="dxa"/>
              <w:right w:w="0.0" w:type="dxa"/>
            </w:tcMar>
          </w:tcPr>
          <w:p w:rsidR="00000000" w:rsidDel="00000000" w:rsidP="00000000" w:rsidRDefault="00000000" w:rsidRPr="00000000" w14:paraId="00000143">
            <w:pPr>
              <w:spacing w:after="240" w:before="240" w:lineRule="auto"/>
              <w:rPr/>
            </w:pPr>
            <w:r w:rsidDel="00000000" w:rsidR="00000000" w:rsidRPr="00000000">
              <w:rPr>
                <w:rtl w:val="0"/>
              </w:rPr>
              <w:t xml:space="preserve">Gives a clear step-by-step algorithm that systematically guarantees the fastest route using iteration and comparison/update logic.</w:t>
            </w:r>
          </w:p>
        </w:tc>
        <w:tc>
          <w:tcPr>
            <w:tcMar>
              <w:top w:w="0.0" w:type="dxa"/>
              <w:left w:w="0.0" w:type="dxa"/>
              <w:bottom w:w="0.0" w:type="dxa"/>
              <w:right w:w="0.0" w:type="dxa"/>
            </w:tcMar>
          </w:tcPr>
          <w:p w:rsidR="00000000" w:rsidDel="00000000" w:rsidP="00000000" w:rsidRDefault="00000000" w:rsidRPr="00000000" w14:paraId="00000144">
            <w:pPr>
              <w:spacing w:after="240" w:before="240" w:lineRule="auto"/>
              <w:rPr/>
            </w:pPr>
            <w:r w:rsidDel="00000000" w:rsidR="00000000" w:rsidRPr="00000000">
              <w:rPr>
                <w:rtl w:val="0"/>
              </w:rPr>
              <w:t xml:space="preserve">“List all possible orders of the required towns. For each order, calculate the total travel time from Home through those towns and back Home. Keep track of the shortest total so far and update it whenever a shorter route is found.” </w:t>
            </w:r>
          </w:p>
        </w:tc>
      </w:tr>
      <w:tr>
        <w:trPr>
          <w:cantSplit w:val="0"/>
          <w:trHeight w:val="144" w:hRule="atLeast"/>
          <w:tblHeader w:val="0"/>
        </w:trPr>
        <w:tc>
          <w:tcPr>
            <w:tcMar>
              <w:top w:w="0.0" w:type="dxa"/>
              <w:left w:w="0.0" w:type="dxa"/>
              <w:bottom w:w="0.0" w:type="dxa"/>
              <w:right w:w="0.0" w:type="dxa"/>
            </w:tcMar>
          </w:tcPr>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3</w:t>
            </w:r>
          </w:p>
        </w:tc>
        <w:tc>
          <w:tcPr>
            <w:tcMar>
              <w:top w:w="0.0" w:type="dxa"/>
              <w:left w:w="0.0" w:type="dxa"/>
              <w:bottom w:w="0.0" w:type="dxa"/>
              <w:right w:w="0.0" w:type="dxa"/>
            </w:tcMar>
          </w:tcPr>
          <w:p w:rsidR="00000000" w:rsidDel="00000000" w:rsidP="00000000" w:rsidRDefault="00000000" w:rsidRPr="00000000" w14:paraId="00000146">
            <w:pPr>
              <w:spacing w:after="240" w:before="240" w:lineRule="auto"/>
              <w:rPr/>
            </w:pPr>
            <w:r w:rsidDel="00000000" w:rsidR="00000000" w:rsidRPr="00000000">
              <w:rPr>
                <w:rtl w:val="0"/>
              </w:rPr>
              <w:t xml:space="preserve">Gives a multi-step compare-routes procedure, but it remains informal and does not clearly express algorithmic control or a full guarantee.</w:t>
            </w:r>
          </w:p>
        </w:tc>
        <w:tc>
          <w:tcPr>
            <w:tcMar>
              <w:top w:w="0.0" w:type="dxa"/>
              <w:left w:w="0.0" w:type="dxa"/>
              <w:bottom w:w="0.0" w:type="dxa"/>
              <w:right w:w="0.0" w:type="dxa"/>
            </w:tcMar>
          </w:tcPr>
          <w:p w:rsidR="00000000" w:rsidDel="00000000" w:rsidP="00000000" w:rsidRDefault="00000000" w:rsidRPr="00000000" w14:paraId="00000147">
            <w:pPr>
              <w:spacing w:after="240" w:before="240" w:lineRule="auto"/>
              <w:rPr/>
            </w:pPr>
            <w:r w:rsidDel="00000000" w:rsidR="00000000" w:rsidRPr="00000000">
              <w:rPr>
                <w:rtl w:val="0"/>
              </w:rPr>
              <w:t xml:space="preserve">“Think of the possible routes, add up the times, and choose the fastest one.” </w:t>
            </w:r>
          </w:p>
        </w:tc>
      </w:tr>
      <w:tr>
        <w:trPr>
          <w:cantSplit w:val="0"/>
          <w:trHeight w:val="144" w:hRule="atLeast"/>
          <w:tblHeader w:val="0"/>
        </w:trPr>
        <w:tc>
          <w:tcPr>
            <w:tcMar>
              <w:top w:w="0.0" w:type="dxa"/>
              <w:left w:w="0.0" w:type="dxa"/>
              <w:bottom w:w="0.0" w:type="dxa"/>
              <w:right w:w="0.0" w:type="dxa"/>
            </w:tcMar>
          </w:tcPr>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2</w:t>
            </w:r>
          </w:p>
        </w:tc>
        <w:tc>
          <w:tcPr>
            <w:tcMar>
              <w:top w:w="0.0" w:type="dxa"/>
              <w:left w:w="0.0" w:type="dxa"/>
              <w:bottom w:w="0.0" w:type="dxa"/>
              <w:right w:w="0.0" w:type="dxa"/>
            </w:tcMar>
          </w:tcPr>
          <w:p w:rsidR="00000000" w:rsidDel="00000000" w:rsidP="00000000" w:rsidRDefault="00000000" w:rsidRPr="00000000" w14:paraId="00000149">
            <w:pPr>
              <w:spacing w:after="240" w:before="240" w:lineRule="auto"/>
              <w:rPr/>
            </w:pPr>
            <w:r w:rsidDel="00000000" w:rsidR="00000000" w:rsidRPr="00000000">
              <w:rPr>
                <w:rtl w:val="0"/>
              </w:rPr>
              <w:t xml:space="preserve">Uses a simple local rule or heuristic that may sound reasonable, but does not guarantee the optimal solution.</w:t>
            </w:r>
          </w:p>
        </w:tc>
        <w:tc>
          <w:tcPr>
            <w:tcMar>
              <w:top w:w="0.0" w:type="dxa"/>
              <w:left w:w="0.0" w:type="dxa"/>
              <w:bottom w:w="0.0" w:type="dxa"/>
              <w:right w:w="0.0" w:type="dxa"/>
            </w:tcMar>
          </w:tcPr>
          <w:p w:rsidR="00000000" w:rsidDel="00000000" w:rsidP="00000000" w:rsidRDefault="00000000" w:rsidRPr="00000000" w14:paraId="0000014A">
            <w:pPr>
              <w:spacing w:after="240" w:before="240" w:lineRule="auto"/>
              <w:rPr/>
            </w:pPr>
            <w:r w:rsidDel="00000000" w:rsidR="00000000" w:rsidRPr="00000000">
              <w:rPr>
                <w:rtl w:val="0"/>
              </w:rPr>
              <w:t xml:space="preserve">“Always take the shortest road next.” / “Go to the nearest town first.” / “1) Turn on the car. 2) Drive. 3) Go.”, “1) Pick the shortest road. 2) Go that way. 3) Arrive.”</w:t>
            </w:r>
          </w:p>
        </w:tc>
      </w:tr>
      <w:tr>
        <w:trPr>
          <w:cantSplit w:val="0"/>
          <w:trHeight w:val="144" w:hRule="atLeast"/>
          <w:tblHeader w:val="0"/>
        </w:trPr>
        <w:tc>
          <w:tcPr>
            <w:tcMar>
              <w:top w:w="0.0" w:type="dxa"/>
              <w:left w:w="0.0" w:type="dxa"/>
              <w:bottom w:w="0.0" w:type="dxa"/>
              <w:right w:w="0.0" w:type="dxa"/>
            </w:tcMar>
          </w:tcPr>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1</w:t>
            </w:r>
          </w:p>
        </w:tc>
        <w:tc>
          <w:tcPr>
            <w:tcMar>
              <w:top w:w="0.0" w:type="dxa"/>
              <w:left w:w="0.0" w:type="dxa"/>
              <w:bottom w:w="0.0" w:type="dxa"/>
              <w:right w:w="0.0" w:type="dxa"/>
            </w:tcMar>
          </w:tcPr>
          <w:p w:rsidR="00000000" w:rsidDel="00000000" w:rsidP="00000000" w:rsidRDefault="00000000" w:rsidRPr="00000000" w14:paraId="0000014C">
            <w:pPr>
              <w:spacing w:after="240" w:before="240" w:lineRule="auto"/>
              <w:rPr/>
            </w:pPr>
            <w:r w:rsidDel="00000000" w:rsidR="00000000" w:rsidRPr="00000000">
              <w:rPr>
                <w:rtl w:val="0"/>
              </w:rPr>
              <w:t xml:space="preserve">Gives only a vague or fragmentary idea, without a workable algorithm.</w:t>
            </w:r>
          </w:p>
        </w:tc>
        <w:tc>
          <w:tcPr>
            <w:tcMar>
              <w:top w:w="0.0" w:type="dxa"/>
              <w:left w:w="0.0" w:type="dxa"/>
              <w:bottom w:w="0.0" w:type="dxa"/>
              <w:right w:w="0.0" w:type="dxa"/>
            </w:tcMar>
          </w:tcPr>
          <w:p w:rsidR="00000000" w:rsidDel="00000000" w:rsidP="00000000" w:rsidRDefault="00000000" w:rsidRPr="00000000" w14:paraId="0000014D">
            <w:pPr>
              <w:spacing w:after="240" w:before="240" w:lineRule="auto"/>
              <w:rPr/>
            </w:pPr>
            <w:r w:rsidDel="00000000" w:rsidR="00000000" w:rsidRPr="00000000">
              <w:rPr>
                <w:rtl w:val="0"/>
              </w:rPr>
              <w:t xml:space="preserve">“Try some routes and see which is best.” / “Start driving and check the time.” /  “The gas should be enough.”</w:t>
            </w:r>
          </w:p>
        </w:tc>
      </w:tr>
      <w:tr>
        <w:trPr>
          <w:cantSplit w:val="0"/>
          <w:trHeight w:val="144" w:hRule="atLeast"/>
          <w:tblHeader w:val="0"/>
        </w:trPr>
        <w:tc>
          <w:tcPr/>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0</w:t>
            </w:r>
          </w:p>
        </w:tc>
        <w:tc>
          <w:tcPr>
            <w:tcMar>
              <w:top w:w="0.0" w:type="dxa"/>
              <w:left w:w="0.0" w:type="dxa"/>
              <w:bottom w:w="0.0" w:type="dxa"/>
              <w:right w:w="0.0" w:type="dxa"/>
            </w:tcMar>
          </w:tcPr>
          <w:p w:rsidR="00000000" w:rsidDel="00000000" w:rsidP="00000000" w:rsidRDefault="00000000" w:rsidRPr="00000000" w14:paraId="0000014F">
            <w:pPr>
              <w:spacing w:after="240" w:before="240" w:lineRule="auto"/>
              <w:rPr/>
            </w:pPr>
            <w:r w:rsidDel="00000000" w:rsidR="00000000" w:rsidRPr="00000000">
              <w:rPr>
                <w:rtl w:val="0"/>
              </w:rPr>
              <w:t xml:space="preserve">No meaningful attempt</w:t>
            </w:r>
          </w:p>
        </w:tc>
        <w:tc>
          <w:tcPr>
            <w:tcMar>
              <w:top w:w="0.0" w:type="dxa"/>
              <w:left w:w="0.0" w:type="dxa"/>
              <w:bottom w:w="0.0" w:type="dxa"/>
              <w:right w:w="0.0" w:type="dxa"/>
            </w:tcMar>
          </w:tcPr>
          <w:p w:rsidR="00000000" w:rsidDel="00000000" w:rsidP="00000000" w:rsidRDefault="00000000" w:rsidRPr="00000000" w14:paraId="00000150">
            <w:pPr>
              <w:spacing w:after="240" w:before="240" w:lineRule="auto"/>
              <w:rPr/>
            </w:pPr>
            <w:r w:rsidDel="00000000" w:rsidR="00000000" w:rsidRPr="00000000">
              <w:rPr>
                <w:rtl w:val="0"/>
              </w:rPr>
              <w:t xml:space="preserve">“I don’t know.”</w:t>
            </w:r>
          </w:p>
        </w:tc>
      </w:tr>
    </w:tbl>
    <w:p w:rsidR="00000000" w:rsidDel="00000000" w:rsidP="00000000" w:rsidRDefault="00000000" w:rsidRPr="00000000" w14:paraId="0000015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52">
      <w:pPr>
        <w:rPr>
          <w:b w:val="1"/>
          <w:bCs w:val="1"/>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40"/>
        <w:gridCol w:w="3900"/>
        <w:gridCol w:w="4320"/>
        <w:tblGridChange w:id="0">
          <w:tblGrid>
            <w:gridCol w:w="1140"/>
            <w:gridCol w:w="3900"/>
            <w:gridCol w:w="4320"/>
          </w:tblGrid>
        </w:tblGridChange>
      </w:tblGrid>
      <w:tr>
        <w:trPr>
          <w:cantSplit w:val="0"/>
          <w:trHeight w:val="785" w:hRule="atLeast"/>
          <w:tblHeader w:val="0"/>
        </w:trPr>
        <w:tc>
          <w:tcPr/>
          <w:p w:rsidR="00000000" w:rsidDel="00000000" w:rsidP="00000000" w:rsidRDefault="00000000" w:rsidRPr="00000000" w14:paraId="00000153">
            <w:pPr>
              <w:jc w:val="center"/>
              <w:rPr>
                <w:b w:val="1"/>
                <w:bCs w:val="1"/>
              </w:rPr>
            </w:pPr>
            <w:r w:rsidDel="00000000" w:rsidR="00000000" w:rsidRPr="00000000">
              <w:rPr>
                <w:b w:val="1"/>
                <w:bCs w:val="1"/>
                <w:rtl w:val="0"/>
              </w:rPr>
              <w:t xml:space="preserve">Overall DCS</w:t>
            </w:r>
          </w:p>
        </w:tc>
        <w:tc>
          <w:tcPr/>
          <w:p w:rsidR="00000000" w:rsidDel="00000000" w:rsidP="00000000" w:rsidRDefault="00000000" w:rsidRPr="00000000" w14:paraId="00000154">
            <w:pPr>
              <w:jc w:val="center"/>
              <w:rPr/>
            </w:pPr>
            <w:r w:rsidDel="00000000" w:rsidR="00000000" w:rsidRPr="00000000">
              <w:rPr>
                <w:rtl w:val="0"/>
              </w:rPr>
              <w:t xml:space="preserve">Evidence Pattern</w:t>
            </w:r>
          </w:p>
        </w:tc>
        <w:tc>
          <w:tcPr/>
          <w:p w:rsidR="00000000" w:rsidDel="00000000" w:rsidP="00000000" w:rsidRDefault="00000000" w:rsidRPr="00000000" w14:paraId="00000155">
            <w:pPr>
              <w:jc w:val="center"/>
              <w:rPr/>
            </w:pPr>
            <w:r w:rsidDel="00000000" w:rsidR="00000000" w:rsidRPr="00000000">
              <w:rPr>
                <w:rtl w:val="0"/>
              </w:rPr>
              <w:t xml:space="preserve">Interpretation</w:t>
            </w:r>
          </w:p>
        </w:tc>
      </w:tr>
      <w:tr>
        <w:trPr>
          <w:cantSplit w:val="0"/>
          <w:trHeight w:val="1070" w:hRule="atLeast"/>
          <w:tblHeader w:val="0"/>
        </w:trPr>
        <w:tc>
          <w:tcPr/>
          <w:p w:rsidR="00000000" w:rsidDel="00000000" w:rsidP="00000000" w:rsidRDefault="00000000" w:rsidRPr="00000000" w14:paraId="00000156">
            <w:pPr>
              <w:rPr>
                <w:b w:val="1"/>
                <w:bCs w:val="1"/>
              </w:rPr>
            </w:pPr>
            <w:r w:rsidDel="00000000" w:rsidR="00000000" w:rsidRPr="00000000">
              <w:rPr>
                <w:b w:val="1"/>
                <w:bCs w:val="1"/>
                <w:rtl w:val="0"/>
              </w:rPr>
              <w:t xml:space="preserve">DCS5</w:t>
            </w:r>
          </w:p>
        </w:tc>
        <w:tc>
          <w:tcPr/>
          <w:p w:rsidR="00000000" w:rsidDel="00000000" w:rsidP="00000000" w:rsidRDefault="00000000" w:rsidRPr="00000000" w14:paraId="00000157">
            <w:pPr>
              <w:rPr/>
            </w:pPr>
            <w:r w:rsidDel="00000000" w:rsidR="00000000" w:rsidRPr="00000000">
              <w:rPr>
                <w:rtl w:val="0"/>
              </w:rPr>
              <w:t xml:space="preserve">Q3 = 5, Q1 = 2, and Q2 = 1/2</w:t>
            </w:r>
          </w:p>
          <w:p w:rsidR="00000000" w:rsidDel="00000000" w:rsidP="00000000" w:rsidRDefault="00000000" w:rsidRPr="00000000" w14:paraId="00000158">
            <w:pPr>
              <w:rPr/>
            </w:pPr>
            <w:r w:rsidDel="00000000" w:rsidR="00000000" w:rsidRPr="00000000">
              <w:rPr>
                <w:rtl w:val="0"/>
              </w:rPr>
              <w:t xml:space="preserve">Q3 = 5, Q1 = 1/2, and Q2 = 2</w:t>
            </w:r>
          </w:p>
        </w:tc>
        <w:tc>
          <w:tcPr/>
          <w:p w:rsidR="00000000" w:rsidDel="00000000" w:rsidP="00000000" w:rsidRDefault="00000000" w:rsidRPr="00000000" w14:paraId="00000159">
            <w:pPr>
              <w:rPr/>
            </w:pPr>
            <w:r w:rsidDel="00000000" w:rsidR="00000000" w:rsidRPr="00000000">
              <w:rPr>
                <w:rtl w:val="0"/>
              </w:rPr>
              <w:t xml:space="preserve">Student designs a generalized optimal solution, models the problem accurately, and can apply it successfully to the map.</w:t>
            </w:r>
          </w:p>
        </w:tc>
      </w:tr>
      <w:tr>
        <w:trPr>
          <w:cantSplit w:val="0"/>
          <w:trHeight w:val="1355" w:hRule="atLeast"/>
          <w:tblHeader w:val="0"/>
        </w:trPr>
        <w:tc>
          <w:tcPr/>
          <w:p w:rsidR="00000000" w:rsidDel="00000000" w:rsidP="00000000" w:rsidRDefault="00000000" w:rsidRPr="00000000" w14:paraId="0000015A">
            <w:pPr>
              <w:rPr>
                <w:b w:val="1"/>
                <w:bCs w:val="1"/>
              </w:rPr>
            </w:pPr>
            <w:r w:rsidDel="00000000" w:rsidR="00000000" w:rsidRPr="00000000">
              <w:rPr>
                <w:b w:val="1"/>
                <w:bCs w:val="1"/>
                <w:rtl w:val="0"/>
              </w:rPr>
              <w:t xml:space="preserve">DCS4</w:t>
            </w:r>
          </w:p>
        </w:tc>
        <w:tc>
          <w:tcPr/>
          <w:p w:rsidR="00000000" w:rsidDel="00000000" w:rsidP="00000000" w:rsidRDefault="00000000" w:rsidRPr="00000000" w14:paraId="0000015B">
            <w:pPr>
              <w:rPr/>
            </w:pPr>
            <w:r w:rsidDel="00000000" w:rsidR="00000000" w:rsidRPr="00000000">
              <w:rPr>
                <w:rtl w:val="0"/>
              </w:rPr>
              <w:t xml:space="preserve">Q3 = 5, Q1 = 1 and Q2=1</w:t>
            </w:r>
          </w:p>
          <w:p w:rsidR="00000000" w:rsidDel="00000000" w:rsidP="00000000" w:rsidRDefault="00000000" w:rsidRPr="00000000" w14:paraId="0000015C">
            <w:pPr>
              <w:rPr/>
            </w:pPr>
            <w:r w:rsidDel="00000000" w:rsidR="00000000" w:rsidRPr="00000000">
              <w:rPr>
                <w:rtl w:val="0"/>
              </w:rPr>
              <w:t xml:space="preserve">Q3 = 4, Q1 = 1/2 and Q2=1/2</w:t>
            </w:r>
          </w:p>
        </w:tc>
        <w:tc>
          <w:tcPr/>
          <w:p w:rsidR="00000000" w:rsidDel="00000000" w:rsidP="00000000" w:rsidRDefault="00000000" w:rsidRPr="00000000" w14:paraId="0000015D">
            <w:pPr>
              <w:rPr/>
            </w:pPr>
            <w:r w:rsidDel="00000000" w:rsidR="00000000" w:rsidRPr="00000000">
              <w:rPr>
                <w:rtl w:val="0"/>
              </w:rPr>
              <w:t xml:space="preserve">Student gives an explicit, systematic algorithm that guarantees the cheapest route, and shows adequate understanding of inputs and application.</w:t>
            </w:r>
          </w:p>
        </w:tc>
      </w:tr>
      <w:tr>
        <w:trPr>
          <w:cantSplit w:val="0"/>
          <w:trHeight w:val="1070" w:hRule="atLeast"/>
          <w:tblHeader w:val="0"/>
        </w:trPr>
        <w:tc>
          <w:tcPr/>
          <w:p w:rsidR="00000000" w:rsidDel="00000000" w:rsidP="00000000" w:rsidRDefault="00000000" w:rsidRPr="00000000" w14:paraId="0000015E">
            <w:pPr>
              <w:rPr>
                <w:b w:val="1"/>
                <w:bCs w:val="1"/>
              </w:rPr>
            </w:pPr>
            <w:r w:rsidDel="00000000" w:rsidR="00000000" w:rsidRPr="00000000">
              <w:rPr>
                <w:b w:val="1"/>
                <w:bCs w:val="1"/>
                <w:rtl w:val="0"/>
              </w:rPr>
              <w:t xml:space="preserve">DCS3</w:t>
            </w:r>
          </w:p>
        </w:tc>
        <w:tc>
          <w:tcPr/>
          <w:p w:rsidR="00000000" w:rsidDel="00000000" w:rsidP="00000000" w:rsidRDefault="00000000" w:rsidRPr="00000000" w14:paraId="0000015F">
            <w:pPr>
              <w:rPr/>
            </w:pPr>
            <w:r w:rsidDel="00000000" w:rsidR="00000000" w:rsidRPr="00000000">
              <w:rPr>
                <w:rtl w:val="0"/>
              </w:rPr>
              <w:t xml:space="preserve">Q3 = 3, Q1 = 1/2 and Q2=1/2</w:t>
            </w:r>
          </w:p>
        </w:tc>
        <w:tc>
          <w:tcPr/>
          <w:p w:rsidR="00000000" w:rsidDel="00000000" w:rsidP="00000000" w:rsidRDefault="00000000" w:rsidRPr="00000000" w14:paraId="00000160">
            <w:pPr>
              <w:rPr/>
            </w:pPr>
            <w:r w:rsidDel="00000000" w:rsidR="00000000" w:rsidRPr="00000000">
              <w:rPr>
                <w:rtl w:val="0"/>
              </w:rPr>
              <w:t xml:space="preserve">Student shows a multi-step route-comparison approach, but it is informal and not fully algorithmized.</w:t>
            </w:r>
          </w:p>
        </w:tc>
      </w:tr>
      <w:tr>
        <w:trPr>
          <w:cantSplit w:val="0"/>
          <w:trHeight w:val="1070" w:hRule="atLeast"/>
          <w:tblHeader w:val="0"/>
        </w:trPr>
        <w:tc>
          <w:tcPr/>
          <w:p w:rsidR="00000000" w:rsidDel="00000000" w:rsidP="00000000" w:rsidRDefault="00000000" w:rsidRPr="00000000" w14:paraId="00000161">
            <w:pPr>
              <w:rPr>
                <w:b w:val="1"/>
                <w:bCs w:val="1"/>
              </w:rPr>
            </w:pPr>
            <w:r w:rsidDel="00000000" w:rsidR="00000000" w:rsidRPr="00000000">
              <w:rPr>
                <w:b w:val="1"/>
                <w:bCs w:val="1"/>
                <w:rtl w:val="0"/>
              </w:rPr>
              <w:t xml:space="preserve">DCS2</w:t>
            </w:r>
          </w:p>
        </w:tc>
        <w:tc>
          <w:tcPr/>
          <w:p w:rsidR="00000000" w:rsidDel="00000000" w:rsidP="00000000" w:rsidRDefault="00000000" w:rsidRPr="00000000" w14:paraId="00000162">
            <w:pPr>
              <w:rPr/>
            </w:pPr>
            <w:r w:rsidDel="00000000" w:rsidR="00000000" w:rsidRPr="00000000">
              <w:rPr>
                <w:rtl w:val="0"/>
              </w:rPr>
              <w:t xml:space="preserve">Q3 = 3/4/5, Q1 = 0 and Q2 = 0</w:t>
            </w:r>
          </w:p>
          <w:p w:rsidR="00000000" w:rsidDel="00000000" w:rsidP="00000000" w:rsidRDefault="00000000" w:rsidRPr="00000000" w14:paraId="00000163">
            <w:pPr>
              <w:rPr/>
            </w:pPr>
            <w:r w:rsidDel="00000000" w:rsidR="00000000" w:rsidRPr="00000000">
              <w:rPr>
                <w:rtl w:val="0"/>
              </w:rPr>
              <w:t xml:space="preserve">Q3 = 2, any Q1, Q2</w:t>
            </w:r>
          </w:p>
          <w:p w:rsidR="00000000" w:rsidDel="00000000" w:rsidP="00000000" w:rsidRDefault="00000000" w:rsidRPr="00000000" w14:paraId="00000164">
            <w:pPr>
              <w:rPr/>
            </w:pPr>
            <w:r w:rsidDel="00000000" w:rsidR="00000000" w:rsidRPr="00000000">
              <w:rPr>
                <w:rtl w:val="0"/>
              </w:rPr>
              <w:t xml:space="preserve">Q3 = 0/1, Q1 = 2 and/or Q2 = 2</w:t>
            </w:r>
          </w:p>
        </w:tc>
        <w:tc>
          <w:tcPr/>
          <w:p w:rsidR="00000000" w:rsidDel="00000000" w:rsidP="00000000" w:rsidRDefault="00000000" w:rsidRPr="00000000" w14:paraId="00000165">
            <w:pPr>
              <w:rPr/>
            </w:pPr>
            <w:r w:rsidDel="00000000" w:rsidR="00000000" w:rsidRPr="00000000">
              <w:rPr>
                <w:rtl w:val="0"/>
              </w:rPr>
              <w:t xml:space="preserve">Student shows relevant computational thinking, but only at the level of simple rules, local strategies, or instance-bound reasoning.</w:t>
            </w:r>
          </w:p>
        </w:tc>
      </w:tr>
      <w:tr>
        <w:trPr>
          <w:cantSplit w:val="0"/>
          <w:trHeight w:val="785" w:hRule="atLeast"/>
          <w:tblHeader w:val="0"/>
        </w:trPr>
        <w:tc>
          <w:tcPr/>
          <w:p w:rsidR="00000000" w:rsidDel="00000000" w:rsidP="00000000" w:rsidRDefault="00000000" w:rsidRPr="00000000" w14:paraId="00000166">
            <w:pPr>
              <w:rPr>
                <w:b w:val="1"/>
                <w:bCs w:val="1"/>
              </w:rPr>
            </w:pPr>
            <w:r w:rsidDel="00000000" w:rsidR="00000000" w:rsidRPr="00000000">
              <w:rPr>
                <w:b w:val="1"/>
                <w:bCs w:val="1"/>
                <w:rtl w:val="0"/>
              </w:rPr>
              <w:t xml:space="preserve">DCS1</w:t>
            </w:r>
          </w:p>
        </w:tc>
        <w:tc>
          <w:tcPr/>
          <w:p w:rsidR="00000000" w:rsidDel="00000000" w:rsidP="00000000" w:rsidRDefault="00000000" w:rsidRPr="00000000" w14:paraId="00000167">
            <w:pPr>
              <w:rPr/>
            </w:pPr>
            <w:r w:rsidDel="00000000" w:rsidR="00000000" w:rsidRPr="00000000">
              <w:rPr>
                <w:rtl w:val="0"/>
              </w:rPr>
              <w:t xml:space="preserve">Q3 = 1, Q1=0/1 and Q2=0/1</w:t>
            </w:r>
          </w:p>
          <w:p w:rsidR="00000000" w:rsidDel="00000000" w:rsidP="00000000" w:rsidRDefault="00000000" w:rsidRPr="00000000" w14:paraId="00000168">
            <w:pPr>
              <w:rPr/>
            </w:pPr>
            <w:r w:rsidDel="00000000" w:rsidR="00000000" w:rsidRPr="00000000">
              <w:rPr>
                <w:rtl w:val="0"/>
              </w:rPr>
              <w:t xml:space="preserve">Q3 = 0, Q1 = 1 and/or Q2 = 1</w:t>
            </w:r>
          </w:p>
        </w:tc>
        <w:tc>
          <w:tcPr/>
          <w:p w:rsidR="00000000" w:rsidDel="00000000" w:rsidP="00000000" w:rsidRDefault="00000000" w:rsidRPr="00000000" w14:paraId="00000169">
            <w:pPr>
              <w:rPr/>
            </w:pPr>
            <w:r w:rsidDel="00000000" w:rsidR="00000000" w:rsidRPr="00000000">
              <w:rPr>
                <w:rtl w:val="0"/>
              </w:rPr>
              <w:t xml:space="preserve">Student shows emerging but weak computational ideas without a coherent solution design.</w:t>
            </w:r>
          </w:p>
        </w:tc>
      </w:tr>
      <w:tr>
        <w:trPr>
          <w:cantSplit w:val="0"/>
          <w:trHeight w:val="515" w:hRule="atLeast"/>
          <w:tblHeader w:val="0"/>
        </w:trPr>
        <w:tc>
          <w:tcPr/>
          <w:p w:rsidR="00000000" w:rsidDel="00000000" w:rsidP="00000000" w:rsidRDefault="00000000" w:rsidRPr="00000000" w14:paraId="0000016A">
            <w:pPr>
              <w:rPr>
                <w:b w:val="1"/>
                <w:bCs w:val="1"/>
              </w:rPr>
            </w:pPr>
            <w:r w:rsidDel="00000000" w:rsidR="00000000" w:rsidRPr="00000000">
              <w:rPr>
                <w:b w:val="1"/>
                <w:bCs w:val="1"/>
                <w:rtl w:val="0"/>
              </w:rPr>
              <w:t xml:space="preserve">DCS0</w:t>
            </w:r>
          </w:p>
        </w:tc>
        <w:tc>
          <w:tcPr/>
          <w:p w:rsidR="00000000" w:rsidDel="00000000" w:rsidP="00000000" w:rsidRDefault="00000000" w:rsidRPr="00000000" w14:paraId="0000016B">
            <w:pPr>
              <w:rPr/>
            </w:pPr>
            <w:r w:rsidDel="00000000" w:rsidR="00000000" w:rsidRPr="00000000">
              <w:rPr>
                <w:rtl w:val="0"/>
              </w:rPr>
              <w:t xml:space="preserve">Q3 = 0, Q2 = 0, Q1 = 0</w:t>
            </w:r>
          </w:p>
        </w:tc>
        <w:tc>
          <w:tcPr/>
          <w:p w:rsidR="00000000" w:rsidDel="00000000" w:rsidP="00000000" w:rsidRDefault="00000000" w:rsidRPr="00000000" w14:paraId="0000016C">
            <w:pPr>
              <w:rPr/>
            </w:pPr>
            <w:r w:rsidDel="00000000" w:rsidR="00000000" w:rsidRPr="00000000">
              <w:rPr>
                <w:rtl w:val="0"/>
              </w:rPr>
              <w:t xml:space="preserve">No meaningful design evidence.</w:t>
            </w:r>
          </w:p>
        </w:tc>
      </w:tr>
    </w:tbl>
    <w:p w:rsidR="00000000" w:rsidDel="00000000" w:rsidP="00000000" w:rsidRDefault="00000000" w:rsidRPr="00000000" w14:paraId="0000016D">
      <w:pPr>
        <w:rPr>
          <w:b w:val="1"/>
          <w:bCs w:val="1"/>
        </w:rPr>
      </w:pPr>
      <w:r w:rsidDel="00000000" w:rsidR="00000000" w:rsidRPr="00000000">
        <w:rPr>
          <w:rtl w:val="0"/>
        </w:rPr>
      </w:r>
    </w:p>
    <w:p w:rsidR="00000000" w:rsidDel="00000000" w:rsidP="00000000" w:rsidRDefault="00000000" w:rsidRPr="00000000" w14:paraId="0000016E">
      <w:pPr>
        <w:rPr>
          <w:b w:val="1"/>
          <w:bCs w:val="1"/>
        </w:rPr>
      </w:pPr>
      <w:r w:rsidDel="00000000" w:rsidR="00000000" w:rsidRPr="00000000">
        <w:rPr>
          <w:rtl w:val="0"/>
        </w:rPr>
      </w:r>
    </w:p>
    <w:p w:rsidR="00000000" w:rsidDel="00000000" w:rsidP="00000000" w:rsidRDefault="00000000" w:rsidRPr="00000000" w14:paraId="0000016F">
      <w:pPr>
        <w:rPr>
          <w:b w:val="1"/>
          <w:bCs w:val="1"/>
        </w:rPr>
      </w:pPr>
      <w:r w:rsidDel="00000000" w:rsidR="00000000" w:rsidRPr="00000000">
        <w:rPr>
          <w:rtl w:val="0"/>
        </w:rPr>
      </w:r>
    </w:p>
    <w:p w:rsidR="00000000" w:rsidDel="00000000" w:rsidP="00000000" w:rsidRDefault="00000000" w:rsidRPr="00000000" w14:paraId="00000170">
      <w:pPr>
        <w:rPr>
          <w:b w:val="1"/>
          <w:bCs w:val="1"/>
        </w:rPr>
      </w:pPr>
      <w:r w:rsidDel="00000000" w:rsidR="00000000" w:rsidRPr="00000000">
        <w:br w:type="page"/>
      </w:r>
      <w:r w:rsidDel="00000000" w:rsidR="00000000" w:rsidRPr="00000000">
        <w:rPr>
          <w:rtl w:val="0"/>
        </w:rPr>
      </w:r>
    </w:p>
    <w:bookmarkStart w:colFirst="0" w:colLast="0" w:name="kix.uag8nrnpnx3k" w:id="10"/>
    <w:bookmarkEnd w:id="10"/>
    <w:p w:rsidR="00000000" w:rsidDel="00000000" w:rsidP="00000000" w:rsidRDefault="00000000" w:rsidRPr="00000000" w14:paraId="00000171">
      <w:pPr>
        <w:rPr>
          <w:b w:val="1"/>
          <w:bCs w:val="1"/>
        </w:rPr>
      </w:pPr>
      <w:r w:rsidDel="00000000" w:rsidR="00000000" w:rsidRPr="00000000">
        <w:rPr>
          <w:b w:val="1"/>
          <w:bCs w:val="1"/>
          <w:rtl w:val="0"/>
        </w:rPr>
        <w:t xml:space="preserve">Travel.00 [HUMAN MC]</w:t>
      </w:r>
    </w:p>
    <w:p w:rsidR="00000000" w:rsidDel="00000000" w:rsidP="00000000" w:rsidRDefault="00000000" w:rsidRPr="00000000" w14:paraId="00000172">
      <w:pPr>
        <w:spacing w:after="240" w:before="240" w:lineRule="auto"/>
        <w:rPr>
          <w:color w:val="0000ff"/>
          <w:sz w:val="24"/>
          <w:szCs w:val="24"/>
        </w:rPr>
      </w:pPr>
      <w:r w:rsidDel="00000000" w:rsidR="00000000" w:rsidRPr="00000000">
        <w:rPr>
          <w:color w:val="0000ff"/>
          <w:sz w:val="24"/>
          <w:szCs w:val="24"/>
          <w:rtl w:val="0"/>
        </w:rPr>
        <w:t xml:space="preserve">[Q1] Sort each card into the correct column.</w:t>
      </w:r>
    </w:p>
    <w:p w:rsidR="00000000" w:rsidDel="00000000" w:rsidP="00000000" w:rsidRDefault="00000000" w:rsidRPr="00000000" w14:paraId="00000173">
      <w:pPr>
        <w:spacing w:after="240" w:before="240" w:lineRule="auto"/>
        <w:rPr>
          <w:b w:val="1"/>
          <w:bCs w:val="1"/>
          <w:color w:val="0000ff"/>
          <w:sz w:val="24"/>
          <w:szCs w:val="24"/>
        </w:rPr>
      </w:pPr>
      <w:r w:rsidDel="00000000" w:rsidR="00000000" w:rsidRPr="00000000">
        <w:rPr>
          <w:b w:val="1"/>
          <w:bCs w:val="1"/>
          <w:color w:val="0000ff"/>
          <w:sz w:val="24"/>
          <w:szCs w:val="24"/>
          <w:rtl w:val="0"/>
        </w:rPr>
        <w:t xml:space="preserve">Column A: The program must use this information (choose up to 5)</w:t>
        <w:br w:type="textWrapping"/>
        <w:t xml:space="preserve">Column B: The program does not need this information (choose up to 5)</w:t>
      </w:r>
    </w:p>
    <w:p w:rsidR="00000000" w:rsidDel="00000000" w:rsidP="00000000" w:rsidRDefault="00000000" w:rsidRPr="00000000" w14:paraId="00000174">
      <w:pPr>
        <w:spacing w:after="240" w:before="240" w:lineRule="auto"/>
        <w:rPr>
          <w:b w:val="1"/>
          <w:bCs w:val="1"/>
          <w:color w:val="0000ff"/>
          <w:sz w:val="24"/>
          <w:szCs w:val="24"/>
        </w:rPr>
      </w:pPr>
      <w:r w:rsidDel="00000000" w:rsidR="00000000" w:rsidRPr="00000000">
        <w:rPr>
          <w:b w:val="1"/>
          <w:bCs w:val="1"/>
          <w:color w:val="0000ff"/>
          <w:sz w:val="24"/>
          <w:szCs w:val="24"/>
          <w:rtl w:val="0"/>
        </w:rPr>
        <w:t xml:space="preserve">{Cards}</w:t>
      </w:r>
    </w:p>
    <w:p w:rsidR="00000000" w:rsidDel="00000000" w:rsidP="00000000" w:rsidRDefault="00000000" w:rsidRPr="00000000" w14:paraId="00000175">
      <w:pPr>
        <w:rPr>
          <w:color w:val="0000ff"/>
          <w:sz w:val="24"/>
          <w:szCs w:val="24"/>
        </w:rPr>
      </w:pPr>
      <w:r w:rsidDel="00000000" w:rsidR="00000000" w:rsidRPr="00000000">
        <w:rPr>
          <w:color w:val="0000ff"/>
          <w:sz w:val="24"/>
          <w:szCs w:val="24"/>
          <w:rtl w:val="0"/>
        </w:rPr>
        <w:t xml:space="preserve">a. Which towns must be visited on this trip</w:t>
      </w:r>
    </w:p>
    <w:p w:rsidR="00000000" w:rsidDel="00000000" w:rsidP="00000000" w:rsidRDefault="00000000" w:rsidRPr="00000000" w14:paraId="00000176">
      <w:pPr>
        <w:rPr>
          <w:color w:val="0000ff"/>
          <w:sz w:val="24"/>
          <w:szCs w:val="24"/>
        </w:rPr>
      </w:pPr>
      <w:r w:rsidDel="00000000" w:rsidR="00000000" w:rsidRPr="00000000">
        <w:rPr>
          <w:color w:val="0000ff"/>
          <w:sz w:val="24"/>
          <w:szCs w:val="24"/>
          <w:rtl w:val="0"/>
        </w:rPr>
        <w:t xml:space="preserve">b. The color of the car</w:t>
      </w:r>
    </w:p>
    <w:p w:rsidR="00000000" w:rsidDel="00000000" w:rsidP="00000000" w:rsidRDefault="00000000" w:rsidRPr="00000000" w14:paraId="00000177">
      <w:pPr>
        <w:rPr>
          <w:color w:val="0000ff"/>
          <w:sz w:val="24"/>
          <w:szCs w:val="24"/>
        </w:rPr>
      </w:pPr>
      <w:r w:rsidDel="00000000" w:rsidR="00000000" w:rsidRPr="00000000">
        <w:rPr>
          <w:color w:val="0000ff"/>
          <w:sz w:val="24"/>
          <w:szCs w:val="24"/>
          <w:rtl w:val="0"/>
        </w:rPr>
        <w:t xml:space="preserve">c. The weather that day</w:t>
      </w:r>
    </w:p>
    <w:p w:rsidR="00000000" w:rsidDel="00000000" w:rsidP="00000000" w:rsidRDefault="00000000" w:rsidRPr="00000000" w14:paraId="00000178">
      <w:pPr>
        <w:rPr>
          <w:color w:val="0000ff"/>
          <w:sz w:val="24"/>
          <w:szCs w:val="24"/>
        </w:rPr>
      </w:pPr>
      <w:r w:rsidDel="00000000" w:rsidR="00000000" w:rsidRPr="00000000">
        <w:rPr>
          <w:color w:val="0000ff"/>
          <w:sz w:val="24"/>
          <w:szCs w:val="24"/>
          <w:rtl w:val="0"/>
        </w:rPr>
        <w:t xml:space="preserve">d. Which towns are connected by roads</w:t>
      </w:r>
    </w:p>
    <w:p w:rsidR="00000000" w:rsidDel="00000000" w:rsidP="00000000" w:rsidRDefault="00000000" w:rsidRPr="00000000" w14:paraId="00000179">
      <w:pPr>
        <w:rPr>
          <w:color w:val="0000ff"/>
          <w:sz w:val="24"/>
          <w:szCs w:val="24"/>
        </w:rPr>
      </w:pPr>
      <w:r w:rsidDel="00000000" w:rsidR="00000000" w:rsidRPr="00000000">
        <w:rPr>
          <w:color w:val="0000ff"/>
          <w:sz w:val="24"/>
          <w:szCs w:val="24"/>
          <w:rtl w:val="0"/>
        </w:rPr>
        <w:t xml:space="preserve">e. The route must start and end at Home</w:t>
      </w:r>
    </w:p>
    <w:p w:rsidR="00000000" w:rsidDel="00000000" w:rsidP="00000000" w:rsidRDefault="00000000" w:rsidRPr="00000000" w14:paraId="0000017A">
      <w:pPr>
        <w:rPr>
          <w:color w:val="0000ff"/>
          <w:sz w:val="24"/>
          <w:szCs w:val="24"/>
        </w:rPr>
      </w:pPr>
      <w:r w:rsidDel="00000000" w:rsidR="00000000" w:rsidRPr="00000000">
        <w:rPr>
          <w:color w:val="0000ff"/>
          <w:sz w:val="24"/>
          <w:szCs w:val="24"/>
          <w:rtl w:val="0"/>
        </w:rPr>
        <w:t xml:space="preserve">f. The population of each town</w:t>
      </w:r>
    </w:p>
    <w:p w:rsidR="00000000" w:rsidDel="00000000" w:rsidP="00000000" w:rsidRDefault="00000000" w:rsidRPr="00000000" w14:paraId="0000017B">
      <w:pPr>
        <w:rPr>
          <w:color w:val="0000ff"/>
          <w:sz w:val="24"/>
          <w:szCs w:val="24"/>
        </w:rPr>
      </w:pPr>
      <w:r w:rsidDel="00000000" w:rsidR="00000000" w:rsidRPr="00000000">
        <w:rPr>
          <w:color w:val="0000ff"/>
          <w:sz w:val="24"/>
          <w:szCs w:val="24"/>
          <w:rtl w:val="0"/>
        </w:rPr>
        <w:t xml:space="preserve">g. The travel time on each road</w:t>
      </w:r>
    </w:p>
    <w:p w:rsidR="00000000" w:rsidDel="00000000" w:rsidP="00000000" w:rsidRDefault="00000000" w:rsidRPr="00000000" w14:paraId="0000017C">
      <w:pPr>
        <w:rPr>
          <w:color w:val="0000ff"/>
          <w:sz w:val="24"/>
          <w:szCs w:val="24"/>
        </w:rPr>
      </w:pPr>
      <w:r w:rsidDel="00000000" w:rsidR="00000000" w:rsidRPr="00000000">
        <w:rPr>
          <w:color w:val="0000ff"/>
          <w:sz w:val="24"/>
          <w:szCs w:val="24"/>
          <w:rtl w:val="0"/>
        </w:rPr>
        <w:t xml:space="preserve">h. Whether each road looks short on the map</w:t>
      </w:r>
    </w:p>
    <w:p w:rsidR="00000000" w:rsidDel="00000000" w:rsidP="00000000" w:rsidRDefault="00000000" w:rsidRPr="00000000" w14:paraId="0000017D">
      <w:pPr>
        <w:rPr>
          <w:color w:val="0000ff"/>
          <w:sz w:val="24"/>
          <w:szCs w:val="24"/>
        </w:rPr>
      </w:pPr>
      <w:r w:rsidDel="00000000" w:rsidR="00000000" w:rsidRPr="00000000">
        <w:rPr>
          <w:color w:val="0000ff"/>
          <w:sz w:val="24"/>
          <w:szCs w:val="24"/>
          <w:rtl w:val="0"/>
        </w:rPr>
        <w:t xml:space="preserve">i. The gas budget for the day</w:t>
      </w:r>
    </w:p>
    <w:p w:rsidR="00000000" w:rsidDel="00000000" w:rsidP="00000000" w:rsidRDefault="00000000" w:rsidRPr="00000000" w14:paraId="0000017E">
      <w:pPr>
        <w:rPr>
          <w:color w:val="0000ff"/>
          <w:sz w:val="24"/>
          <w:szCs w:val="24"/>
        </w:rPr>
      </w:pPr>
      <w:r w:rsidDel="00000000" w:rsidR="00000000" w:rsidRPr="00000000">
        <w:rPr>
          <w:color w:val="0000ff"/>
          <w:sz w:val="24"/>
          <w:szCs w:val="24"/>
          <w:rtl w:val="0"/>
        </w:rPr>
        <w:t xml:space="preserve">j. The order  the towns are listed in the task</w:t>
      </w:r>
    </w:p>
    <w:p w:rsidR="00000000" w:rsidDel="00000000" w:rsidP="00000000" w:rsidRDefault="00000000" w:rsidRPr="00000000" w14:paraId="0000017F">
      <w:pPr>
        <w:rPr>
          <w:color w:val="0000ff"/>
          <w:sz w:val="24"/>
          <w:szCs w:val="24"/>
        </w:rPr>
      </w:pPr>
      <w:r w:rsidDel="00000000" w:rsidR="00000000" w:rsidRPr="00000000">
        <w:rPr>
          <w:rtl w:val="0"/>
        </w:rPr>
      </w:r>
    </w:p>
    <w:p w:rsidR="00000000" w:rsidDel="00000000" w:rsidP="00000000" w:rsidRDefault="00000000" w:rsidRPr="00000000" w14:paraId="00000180">
      <w:pPr>
        <w:spacing w:after="240" w:before="240" w:lineRule="auto"/>
        <w:rPr>
          <w:b w:val="1"/>
          <w:bCs w:val="1"/>
          <w:color w:val="0000ff"/>
          <w:sz w:val="24"/>
          <w:szCs w:val="24"/>
        </w:rPr>
      </w:pPr>
      <w:r w:rsidDel="00000000" w:rsidR="00000000" w:rsidRPr="00000000">
        <w:rPr>
          <w:b w:val="1"/>
          <w:bCs w:val="1"/>
          <w:color w:val="0000ff"/>
          <w:sz w:val="24"/>
          <w:szCs w:val="24"/>
          <w:rtl w:val="0"/>
        </w:rPr>
        <w:t xml:space="preserve">[Q2-a] Using the given map, build the fastest route that starts at Home, visits D, E, and F, and returns Home. Drag and drop the tiles to show your route </w:t>
      </w:r>
    </w:p>
    <w:p w:rsidR="00000000" w:rsidDel="00000000" w:rsidP="00000000" w:rsidRDefault="00000000" w:rsidRPr="00000000" w14:paraId="00000181">
      <w:pPr>
        <w:spacing w:after="240" w:before="240" w:lineRule="auto"/>
        <w:rPr>
          <w:b w:val="1"/>
          <w:bCs w:val="1"/>
          <w:color w:val="0000ff"/>
          <w:sz w:val="24"/>
          <w:szCs w:val="24"/>
        </w:rPr>
      </w:pPr>
      <w:r w:rsidDel="00000000" w:rsidR="00000000" w:rsidRPr="00000000">
        <w:rPr>
          <w:b w:val="1"/>
          <w:bCs w:val="1"/>
          <w:color w:val="0000ff"/>
          <w:sz w:val="24"/>
          <w:szCs w:val="24"/>
          <w:rtl w:val="0"/>
        </w:rPr>
        <w:t xml:space="preserve">Available tiles: HOME, HOME, B, B, C, C, D, D, E, E, F, F, G, G, H, H</w:t>
      </w:r>
    </w:p>
    <w:p w:rsidR="00000000" w:rsidDel="00000000" w:rsidP="00000000" w:rsidRDefault="00000000" w:rsidRPr="00000000" w14:paraId="00000182">
      <w:pPr>
        <w:rPr>
          <w:b w:val="1"/>
          <w:bCs w:val="1"/>
          <w:color w:val="0000ff"/>
          <w:sz w:val="24"/>
          <w:szCs w:val="24"/>
        </w:rPr>
      </w:pPr>
      <w:r w:rsidDel="00000000" w:rsidR="00000000" w:rsidRPr="00000000">
        <w:rPr>
          <w:b w:val="1"/>
          <w:bCs w:val="1"/>
          <w:color w:val="0000ff"/>
          <w:sz w:val="24"/>
          <w:szCs w:val="24"/>
          <w:rtl w:val="0"/>
        </w:rPr>
        <w:t xml:space="preserve">[Q2-b] What is the total travel time of the route you built?</w:t>
      </w:r>
    </w:p>
    <w:p w:rsidR="00000000" w:rsidDel="00000000" w:rsidP="00000000" w:rsidRDefault="00000000" w:rsidRPr="00000000" w14:paraId="00000183">
      <w:pPr>
        <w:rPr>
          <w:color w:val="0000ff"/>
          <w:sz w:val="24"/>
          <w:szCs w:val="24"/>
        </w:rPr>
      </w:pPr>
      <w:r w:rsidDel="00000000" w:rsidR="00000000" w:rsidRPr="00000000">
        <w:rPr>
          <w:color w:val="0000ff"/>
          <w:sz w:val="24"/>
          <w:szCs w:val="24"/>
          <w:rtl w:val="0"/>
        </w:rPr>
        <w:t xml:space="preserve">a. 55 minutes</w:t>
      </w:r>
    </w:p>
    <w:p w:rsidR="00000000" w:rsidDel="00000000" w:rsidP="00000000" w:rsidRDefault="00000000" w:rsidRPr="00000000" w14:paraId="00000184">
      <w:pPr>
        <w:rPr>
          <w:color w:val="0000ff"/>
          <w:sz w:val="24"/>
          <w:szCs w:val="24"/>
        </w:rPr>
      </w:pPr>
      <w:r w:rsidDel="00000000" w:rsidR="00000000" w:rsidRPr="00000000">
        <w:rPr>
          <w:color w:val="0000ff"/>
          <w:sz w:val="24"/>
          <w:szCs w:val="24"/>
          <w:rtl w:val="0"/>
        </w:rPr>
        <w:t xml:space="preserve">b. 57 minutes</w:t>
      </w:r>
    </w:p>
    <w:p w:rsidR="00000000" w:rsidDel="00000000" w:rsidP="00000000" w:rsidRDefault="00000000" w:rsidRPr="00000000" w14:paraId="00000185">
      <w:pPr>
        <w:rPr>
          <w:color w:val="0000ff"/>
          <w:sz w:val="24"/>
          <w:szCs w:val="24"/>
        </w:rPr>
      </w:pPr>
      <w:r w:rsidDel="00000000" w:rsidR="00000000" w:rsidRPr="00000000">
        <w:rPr>
          <w:color w:val="0000ff"/>
          <w:sz w:val="24"/>
          <w:szCs w:val="24"/>
          <w:rtl w:val="0"/>
        </w:rPr>
        <w:t xml:space="preserve">c. 59 minutes</w:t>
      </w:r>
    </w:p>
    <w:p w:rsidR="00000000" w:rsidDel="00000000" w:rsidP="00000000" w:rsidRDefault="00000000" w:rsidRPr="00000000" w14:paraId="00000186">
      <w:pPr>
        <w:rPr>
          <w:color w:val="0000ff"/>
          <w:sz w:val="24"/>
          <w:szCs w:val="24"/>
        </w:rPr>
      </w:pPr>
      <w:r w:rsidDel="00000000" w:rsidR="00000000" w:rsidRPr="00000000">
        <w:rPr>
          <w:color w:val="0000ff"/>
          <w:sz w:val="24"/>
          <w:szCs w:val="24"/>
          <w:rtl w:val="0"/>
        </w:rPr>
        <w:t xml:space="preserve">d. 61 minutes</w:t>
      </w:r>
    </w:p>
    <w:p w:rsidR="00000000" w:rsidDel="00000000" w:rsidP="00000000" w:rsidRDefault="00000000" w:rsidRPr="00000000" w14:paraId="00000187">
      <w:pPr>
        <w:rPr>
          <w:color w:val="0000ff"/>
          <w:sz w:val="24"/>
          <w:szCs w:val="24"/>
        </w:rPr>
      </w:pPr>
      <w:r w:rsidDel="00000000" w:rsidR="00000000" w:rsidRPr="00000000">
        <w:rPr>
          <w:color w:val="0000ff"/>
          <w:sz w:val="24"/>
          <w:szCs w:val="24"/>
          <w:rtl w:val="0"/>
        </w:rPr>
        <w:t xml:space="preserve">e. 64 minutes</w:t>
      </w:r>
    </w:p>
    <w:p w:rsidR="00000000" w:rsidDel="00000000" w:rsidP="00000000" w:rsidRDefault="00000000" w:rsidRPr="00000000" w14:paraId="00000188">
      <w:pPr>
        <w:rPr>
          <w:b w:val="1"/>
          <w:bCs w:val="1"/>
        </w:rPr>
      </w:pPr>
      <w:r w:rsidDel="00000000" w:rsidR="00000000" w:rsidRPr="00000000">
        <w:rPr>
          <w:rtl w:val="0"/>
        </w:rPr>
      </w:r>
    </w:p>
    <w:p w:rsidR="00000000" w:rsidDel="00000000" w:rsidP="00000000" w:rsidRDefault="00000000" w:rsidRPr="00000000" w14:paraId="00000189">
      <w:pPr>
        <w:spacing w:after="240" w:before="240" w:lineRule="auto"/>
        <w:rPr>
          <w:b w:val="1"/>
          <w:bCs w:val="1"/>
          <w:sz w:val="24"/>
          <w:szCs w:val="24"/>
        </w:rPr>
      </w:pPr>
      <w:r w:rsidDel="00000000" w:rsidR="00000000" w:rsidRPr="00000000">
        <w:rPr>
          <w:b w:val="1"/>
          <w:bCs w:val="1"/>
          <w:color w:val="0000ff"/>
          <w:sz w:val="24"/>
          <w:szCs w:val="24"/>
          <w:rtl w:val="0"/>
        </w:rPr>
        <w:t xml:space="preserve">[Q3] Choose one option in each step to build the strongest algorithm for any similar map.</w:t>
      </w:r>
      <w:r w:rsidDel="00000000" w:rsidR="00000000" w:rsidRPr="00000000">
        <w:rPr>
          <w:rtl w:val="0"/>
        </w:rPr>
      </w:r>
    </w:p>
    <w:p w:rsidR="00000000" w:rsidDel="00000000" w:rsidP="00000000" w:rsidRDefault="00000000" w:rsidRPr="00000000" w14:paraId="0000018A">
      <w:pPr>
        <w:rPr>
          <w:b w:val="1"/>
          <w:bCs w:val="1"/>
        </w:rPr>
      </w:pPr>
      <w:r w:rsidDel="00000000" w:rsidR="00000000" w:rsidRPr="00000000">
        <w:rPr>
          <w:b w:val="1"/>
          <w:bCs w:val="1"/>
          <w:rtl w:val="0"/>
        </w:rPr>
        <w:t xml:space="preserve">Step 1. Main search plan</w:t>
      </w:r>
    </w:p>
    <w:p w:rsidR="00000000" w:rsidDel="00000000" w:rsidP="00000000" w:rsidRDefault="00000000" w:rsidRPr="00000000" w14:paraId="0000018B">
      <w:pPr>
        <w:rPr/>
      </w:pPr>
      <w:r w:rsidDel="00000000" w:rsidR="00000000" w:rsidRPr="00000000">
        <w:rPr>
          <w:rtl w:val="0"/>
        </w:rPr>
        <w:t xml:space="preserve">a. Check the gas budget and choose the safest trip.</w:t>
      </w:r>
    </w:p>
    <w:p w:rsidR="00000000" w:rsidDel="00000000" w:rsidP="00000000" w:rsidRDefault="00000000" w:rsidRPr="00000000" w14:paraId="0000018C">
      <w:pPr>
        <w:rPr/>
      </w:pPr>
      <w:r w:rsidDel="00000000" w:rsidR="00000000" w:rsidRPr="00000000">
        <w:rPr>
          <w:rtl w:val="0"/>
        </w:rPr>
        <w:t xml:space="preserve">b. Always go next to the closest required town.</w:t>
      </w:r>
    </w:p>
    <w:p w:rsidR="00000000" w:rsidDel="00000000" w:rsidP="00000000" w:rsidRDefault="00000000" w:rsidRPr="00000000" w14:paraId="0000018D">
      <w:pPr>
        <w:rPr/>
      </w:pPr>
      <w:r w:rsidDel="00000000" w:rsidR="00000000" w:rsidRPr="00000000">
        <w:rPr>
          <w:rtl w:val="0"/>
        </w:rPr>
        <w:t xml:space="preserve">c. Try routes until one seems fast enough.</w:t>
      </w:r>
    </w:p>
    <w:p w:rsidR="00000000" w:rsidDel="00000000" w:rsidP="00000000" w:rsidRDefault="00000000" w:rsidRPr="00000000" w14:paraId="0000018E">
      <w:pPr>
        <w:rPr/>
      </w:pPr>
      <w:r w:rsidDel="00000000" w:rsidR="00000000" w:rsidRPr="00000000">
        <w:rPr>
          <w:rtl w:val="0"/>
        </w:rPr>
        <w:t xml:space="preserve">d. Generate all possible orders for the required towns and compare travel time.</w:t>
      </w:r>
    </w:p>
    <w:p w:rsidR="00000000" w:rsidDel="00000000" w:rsidP="00000000" w:rsidRDefault="00000000" w:rsidRPr="00000000" w14:paraId="0000018F">
      <w:pPr>
        <w:rPr>
          <w:b w:val="1"/>
          <w:bCs w:val="1"/>
        </w:rPr>
      </w:pPr>
      <w:r w:rsidDel="00000000" w:rsidR="00000000" w:rsidRPr="00000000">
        <w:rPr>
          <w:b w:val="1"/>
          <w:bCs w:val="1"/>
          <w:rtl w:val="0"/>
        </w:rPr>
        <w:t xml:space="preserve">Step 2. Time rule</w:t>
      </w:r>
    </w:p>
    <w:p w:rsidR="00000000" w:rsidDel="00000000" w:rsidP="00000000" w:rsidRDefault="00000000" w:rsidRPr="00000000" w14:paraId="00000190">
      <w:pPr>
        <w:rPr/>
      </w:pPr>
      <w:r w:rsidDel="00000000" w:rsidR="00000000" w:rsidRPr="00000000">
        <w:rPr>
          <w:rtl w:val="0"/>
        </w:rPr>
        <w:t xml:space="preserve">a. Add the travel time for every road segment used.</w:t>
      </w:r>
    </w:p>
    <w:p w:rsidR="00000000" w:rsidDel="00000000" w:rsidP="00000000" w:rsidRDefault="00000000" w:rsidRPr="00000000" w14:paraId="00000191">
      <w:pPr>
        <w:rPr/>
      </w:pPr>
      <w:r w:rsidDel="00000000" w:rsidR="00000000" w:rsidRPr="00000000">
        <w:rPr>
          <w:rtl w:val="0"/>
        </w:rPr>
        <w:t xml:space="preserve">b. Count only how many towns are visited.</w:t>
      </w:r>
    </w:p>
    <w:p w:rsidR="00000000" w:rsidDel="00000000" w:rsidP="00000000" w:rsidRDefault="00000000" w:rsidRPr="00000000" w14:paraId="00000192">
      <w:pPr>
        <w:rPr/>
      </w:pPr>
      <w:r w:rsidDel="00000000" w:rsidR="00000000" w:rsidRPr="00000000">
        <w:rPr>
          <w:rtl w:val="0"/>
        </w:rPr>
        <w:t xml:space="preserve">c. Count only the roads between required towns.</w:t>
      </w:r>
    </w:p>
    <w:p w:rsidR="00000000" w:rsidDel="00000000" w:rsidP="00000000" w:rsidRDefault="00000000" w:rsidRPr="00000000" w14:paraId="00000193">
      <w:pPr>
        <w:rPr/>
      </w:pPr>
      <w:r w:rsidDel="00000000" w:rsidR="00000000" w:rsidRPr="00000000">
        <w:rPr>
          <w:rtl w:val="0"/>
        </w:rPr>
        <w:t xml:space="preserve">d. Ignore the return trip when adding time.</w:t>
      </w:r>
    </w:p>
    <w:p w:rsidR="00000000" w:rsidDel="00000000" w:rsidP="00000000" w:rsidRDefault="00000000" w:rsidRPr="00000000" w14:paraId="00000194">
      <w:pPr>
        <w:rPr>
          <w:b w:val="1"/>
          <w:bCs w:val="1"/>
        </w:rPr>
      </w:pPr>
      <w:r w:rsidDel="00000000" w:rsidR="00000000" w:rsidRPr="00000000">
        <w:rPr>
          <w:rtl w:val="0"/>
        </w:rPr>
      </w:r>
    </w:p>
    <w:p w:rsidR="00000000" w:rsidDel="00000000" w:rsidP="00000000" w:rsidRDefault="00000000" w:rsidRPr="00000000" w14:paraId="00000195">
      <w:pPr>
        <w:rPr>
          <w:b w:val="1"/>
          <w:bCs w:val="1"/>
        </w:rPr>
      </w:pPr>
      <w:r w:rsidDel="00000000" w:rsidR="00000000" w:rsidRPr="00000000">
        <w:rPr>
          <w:b w:val="1"/>
          <w:bCs w:val="1"/>
          <w:rtl w:val="0"/>
        </w:rPr>
        <w:t xml:space="preserve">Step 3. Update rule</w:t>
      </w:r>
    </w:p>
    <w:p w:rsidR="00000000" w:rsidDel="00000000" w:rsidP="00000000" w:rsidRDefault="00000000" w:rsidRPr="00000000" w14:paraId="00000196">
      <w:pPr>
        <w:rPr/>
      </w:pPr>
      <w:r w:rsidDel="00000000" w:rsidR="00000000" w:rsidRPr="00000000">
        <w:rPr>
          <w:rtl w:val="0"/>
        </w:rPr>
        <w:t xml:space="preserve">a. Update the route with fewer road segments.</w:t>
      </w:r>
    </w:p>
    <w:p w:rsidR="00000000" w:rsidDel="00000000" w:rsidP="00000000" w:rsidRDefault="00000000" w:rsidRPr="00000000" w14:paraId="00000197">
      <w:pPr>
        <w:rPr/>
      </w:pPr>
      <w:r w:rsidDel="00000000" w:rsidR="00000000" w:rsidRPr="00000000">
        <w:rPr>
          <w:rtl w:val="0"/>
        </w:rPr>
        <w:t xml:space="preserve">b. Update when new route visits all required towns.</w:t>
      </w:r>
    </w:p>
    <w:p w:rsidR="00000000" w:rsidDel="00000000" w:rsidP="00000000" w:rsidRDefault="00000000" w:rsidRPr="00000000" w14:paraId="00000198">
      <w:pPr>
        <w:rPr/>
      </w:pPr>
      <w:r w:rsidDel="00000000" w:rsidR="00000000" w:rsidRPr="00000000">
        <w:rPr>
          <w:rtl w:val="0"/>
        </w:rPr>
        <w:t xml:space="preserve">c. Update when a new route is faster.</w:t>
      </w:r>
    </w:p>
    <w:p w:rsidR="00000000" w:rsidDel="00000000" w:rsidP="00000000" w:rsidRDefault="00000000" w:rsidRPr="00000000" w14:paraId="00000199">
      <w:pPr>
        <w:rPr/>
      </w:pPr>
      <w:r w:rsidDel="00000000" w:rsidR="00000000" w:rsidRPr="00000000">
        <w:rPr>
          <w:rtl w:val="0"/>
        </w:rPr>
        <w:t xml:space="preserve">d. Update the route that looks most direct.</w:t>
      </w:r>
    </w:p>
    <w:p w:rsidR="00000000" w:rsidDel="00000000" w:rsidP="00000000" w:rsidRDefault="00000000" w:rsidRPr="00000000" w14:paraId="0000019A">
      <w:pPr>
        <w:rPr>
          <w:b w:val="1"/>
          <w:bCs w:val="1"/>
        </w:rPr>
      </w:pPr>
      <w:r w:rsidDel="00000000" w:rsidR="00000000" w:rsidRPr="00000000">
        <w:rPr>
          <w:rtl w:val="0"/>
        </w:rPr>
      </w:r>
    </w:p>
    <w:p w:rsidR="00000000" w:rsidDel="00000000" w:rsidP="00000000" w:rsidRDefault="00000000" w:rsidRPr="00000000" w14:paraId="0000019B">
      <w:pPr>
        <w:rPr/>
      </w:pPr>
      <w:r w:rsidDel="00000000" w:rsidR="00000000" w:rsidRPr="00000000">
        <w:rPr>
          <w:b w:val="1"/>
          <w:bCs w:val="1"/>
          <w:rtl w:val="0"/>
        </w:rPr>
        <w:t xml:space="preserve">Step 4. Stop rule</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a. Stop the first time the robot reaches End.</w:t>
      </w:r>
    </w:p>
    <w:p w:rsidR="00000000" w:rsidDel="00000000" w:rsidP="00000000" w:rsidRDefault="00000000" w:rsidRPr="00000000" w14:paraId="0000019D">
      <w:pPr>
        <w:rPr/>
      </w:pPr>
      <w:r w:rsidDel="00000000" w:rsidR="00000000" w:rsidRPr="00000000">
        <w:rPr>
          <w:rtl w:val="0"/>
        </w:rPr>
        <w:t xml:space="preserve">b. Stop when the route avoids the longest road.</w:t>
      </w:r>
    </w:p>
    <w:p w:rsidR="00000000" w:rsidDel="00000000" w:rsidP="00000000" w:rsidRDefault="00000000" w:rsidRPr="00000000" w14:paraId="0000019E">
      <w:pPr>
        <w:rPr/>
      </w:pPr>
      <w:r w:rsidDel="00000000" w:rsidR="00000000" w:rsidRPr="00000000">
        <w:rPr>
          <w:rtl w:val="0"/>
        </w:rPr>
        <w:t xml:space="preserve">c. Stop after all possible routes have been checked.</w:t>
      </w:r>
    </w:p>
    <w:p w:rsidR="00000000" w:rsidDel="00000000" w:rsidP="00000000" w:rsidRDefault="00000000" w:rsidRPr="00000000" w14:paraId="0000019F">
      <w:pPr>
        <w:rPr/>
      </w:pPr>
      <w:r w:rsidDel="00000000" w:rsidR="00000000" w:rsidRPr="00000000">
        <w:rPr>
          <w:rtl w:val="0"/>
        </w:rPr>
        <w:t xml:space="preserve">d. Stop when the route looks short enough.</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b w:val="1"/>
          <w:bCs w:val="1"/>
        </w:rPr>
      </w:pPr>
      <w:r w:rsidDel="00000000" w:rsidR="00000000" w:rsidRPr="00000000">
        <w:rPr>
          <w:rtl w:val="0"/>
        </w:rPr>
      </w:r>
    </w:p>
    <w:p w:rsidR="00000000" w:rsidDel="00000000" w:rsidP="00000000" w:rsidRDefault="00000000" w:rsidRPr="00000000" w14:paraId="000001A2">
      <w:pPr>
        <w:rPr>
          <w:b w:val="1"/>
          <w:bCs w:val="1"/>
        </w:rPr>
      </w:pPr>
      <w:r w:rsidDel="00000000" w:rsidR="00000000" w:rsidRPr="00000000">
        <w:rPr>
          <w:rtl w:val="0"/>
        </w:rPr>
      </w:r>
    </w:p>
    <w:bookmarkStart w:colFirst="0" w:colLast="0" w:name="kix.ebkkvgmyo040" w:id="11"/>
    <w:bookmarkEnd w:id="11"/>
    <w:p w:rsidR="00000000" w:rsidDel="00000000" w:rsidP="00000000" w:rsidRDefault="00000000" w:rsidRPr="00000000" w14:paraId="000001A3">
      <w:pPr>
        <w:rPr>
          <w:b w:val="1"/>
          <w:bCs w:val="1"/>
        </w:rPr>
      </w:pPr>
      <w:r w:rsidDel="00000000" w:rsidR="00000000" w:rsidRPr="00000000">
        <w:rPr>
          <w:b w:val="1"/>
          <w:bCs w:val="1"/>
          <w:rtl w:val="0"/>
        </w:rPr>
        <w:t xml:space="preserve">Travel.00 [HUMAN MC SG]</w:t>
      </w:r>
    </w:p>
    <w:p w:rsidR="00000000" w:rsidDel="00000000" w:rsidP="00000000" w:rsidRDefault="00000000" w:rsidRPr="00000000" w14:paraId="000001A4">
      <w:pPr>
        <w:rPr>
          <w:b w:val="1"/>
          <w:bCs w:val="1"/>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05"/>
        <w:gridCol w:w="3765"/>
        <w:gridCol w:w="4290"/>
        <w:tblGridChange w:id="0">
          <w:tblGrid>
            <w:gridCol w:w="1305"/>
            <w:gridCol w:w="3765"/>
            <w:gridCol w:w="4290"/>
          </w:tblGrid>
        </w:tblGridChange>
      </w:tblGrid>
      <w:tr>
        <w:trPr>
          <w:cantSplit w:val="0"/>
          <w:trHeight w:val="515" w:hRule="atLeast"/>
          <w:tblHeader w:val="0"/>
        </w:trPr>
        <w:tc>
          <w:tcPr/>
          <w:p w:rsidR="00000000" w:rsidDel="00000000" w:rsidP="00000000" w:rsidRDefault="00000000" w:rsidRPr="00000000" w14:paraId="000001A5">
            <w:pPr>
              <w:jc w:val="center"/>
              <w:rPr>
                <w:b w:val="1"/>
                <w:bCs w:val="1"/>
              </w:rPr>
            </w:pPr>
            <w:r w:rsidDel="00000000" w:rsidR="00000000" w:rsidRPr="00000000">
              <w:rPr>
                <w:b w:val="1"/>
                <w:bCs w:val="1"/>
                <w:rtl w:val="0"/>
              </w:rPr>
              <w:t xml:space="preserve">[Q1]Score</w:t>
            </w:r>
          </w:p>
        </w:tc>
        <w:tc>
          <w:tcPr/>
          <w:p w:rsidR="00000000" w:rsidDel="00000000" w:rsidP="00000000" w:rsidRDefault="00000000" w:rsidRPr="00000000" w14:paraId="000001A6">
            <w:pPr>
              <w:jc w:val="center"/>
              <w:rPr>
                <w:b w:val="1"/>
                <w:bCs w:val="1"/>
              </w:rPr>
            </w:pPr>
            <w:r w:rsidDel="00000000" w:rsidR="00000000" w:rsidRPr="00000000">
              <w:rPr>
                <w:b w:val="1"/>
                <w:bCs w:val="1"/>
                <w:rtl w:val="0"/>
              </w:rPr>
              <w:t xml:space="preserve">Column A</w:t>
            </w:r>
          </w:p>
        </w:tc>
        <w:tc>
          <w:tcPr/>
          <w:p w:rsidR="00000000" w:rsidDel="00000000" w:rsidP="00000000" w:rsidRDefault="00000000" w:rsidRPr="00000000" w14:paraId="000001A7">
            <w:pPr>
              <w:jc w:val="center"/>
              <w:rPr>
                <w:b w:val="1"/>
                <w:bCs w:val="1"/>
              </w:rPr>
            </w:pPr>
            <w:r w:rsidDel="00000000" w:rsidR="00000000" w:rsidRPr="00000000">
              <w:rPr>
                <w:b w:val="1"/>
                <w:bCs w:val="1"/>
                <w:rtl w:val="0"/>
              </w:rPr>
              <w:t xml:space="preserve">Column B</w:t>
            </w:r>
          </w:p>
        </w:tc>
      </w:tr>
      <w:tr>
        <w:trPr>
          <w:cantSplit w:val="0"/>
          <w:trHeight w:val="431.99999999999994" w:hRule="atLeast"/>
          <w:tblHeader w:val="0"/>
        </w:trPr>
        <w:tc>
          <w:tcPr/>
          <w:p w:rsidR="00000000" w:rsidDel="00000000" w:rsidP="00000000" w:rsidRDefault="00000000" w:rsidRPr="00000000" w14:paraId="000001A8">
            <w:pPr>
              <w:rPr>
                <w:b w:val="1"/>
                <w:bCs w:val="1"/>
              </w:rPr>
            </w:pPr>
            <w:r w:rsidDel="00000000" w:rsidR="00000000" w:rsidRPr="00000000">
              <w:rPr>
                <w:b w:val="1"/>
                <w:bCs w:val="1"/>
                <w:rtl w:val="0"/>
              </w:rPr>
              <w:t xml:space="preserve">2</w:t>
            </w:r>
          </w:p>
        </w:tc>
        <w:tc>
          <w:tcPr/>
          <w:p w:rsidR="00000000" w:rsidDel="00000000" w:rsidP="00000000" w:rsidRDefault="00000000" w:rsidRPr="00000000" w14:paraId="000001A9">
            <w:pPr>
              <w:rPr/>
            </w:pPr>
            <w:r w:rsidDel="00000000" w:rsidR="00000000" w:rsidRPr="00000000">
              <w:rPr>
                <w:rtl w:val="0"/>
              </w:rPr>
              <w:t xml:space="preserve">a, d, e, g</w:t>
            </w:r>
          </w:p>
        </w:tc>
        <w:tc>
          <w:tcPr/>
          <w:p w:rsidR="00000000" w:rsidDel="00000000" w:rsidP="00000000" w:rsidRDefault="00000000" w:rsidRPr="00000000" w14:paraId="000001AA">
            <w:pPr>
              <w:rPr/>
            </w:pPr>
            <w:r w:rsidDel="00000000" w:rsidR="00000000" w:rsidRPr="00000000">
              <w:rPr>
                <w:rtl w:val="0"/>
              </w:rPr>
              <w:t xml:space="preserve">Choose 5 from b, c, f, h, i, j</w:t>
            </w:r>
          </w:p>
        </w:tc>
      </w:tr>
      <w:tr>
        <w:trPr>
          <w:cantSplit w:val="0"/>
          <w:trHeight w:val="431.99999999999994" w:hRule="atLeast"/>
          <w:tblHeader w:val="0"/>
        </w:trPr>
        <w:tc>
          <w:tcPr/>
          <w:p w:rsidR="00000000" w:rsidDel="00000000" w:rsidP="00000000" w:rsidRDefault="00000000" w:rsidRPr="00000000" w14:paraId="000001AB">
            <w:pPr>
              <w:rPr>
                <w:b w:val="1"/>
                <w:bCs w:val="1"/>
              </w:rPr>
            </w:pPr>
            <w:r w:rsidDel="00000000" w:rsidR="00000000" w:rsidRPr="00000000">
              <w:rPr>
                <w:b w:val="1"/>
                <w:bCs w:val="1"/>
                <w:rtl w:val="0"/>
              </w:rPr>
              <w:t xml:space="preserve">1</w:t>
            </w:r>
          </w:p>
        </w:tc>
        <w:tc>
          <w:tcPr/>
          <w:p w:rsidR="00000000" w:rsidDel="00000000" w:rsidP="00000000" w:rsidRDefault="00000000" w:rsidRPr="00000000" w14:paraId="000001AC">
            <w:pPr>
              <w:rPr/>
            </w:pPr>
            <w:r w:rsidDel="00000000" w:rsidR="00000000" w:rsidRPr="00000000">
              <w:rPr>
                <w:rtl w:val="0"/>
              </w:rPr>
              <w:t xml:space="preserve">a, d, e, g with 1 irrelevant cards OR</w:t>
            </w:r>
          </w:p>
          <w:p w:rsidR="00000000" w:rsidDel="00000000" w:rsidP="00000000" w:rsidRDefault="00000000" w:rsidRPr="00000000" w14:paraId="000001AD">
            <w:pPr>
              <w:rPr/>
            </w:pPr>
            <w:r w:rsidDel="00000000" w:rsidR="00000000" w:rsidRPr="00000000">
              <w:rPr>
                <w:rtl w:val="0"/>
              </w:rPr>
              <w:t xml:space="preserve">2 / 3 out of 4 with no irrelevant cards</w:t>
            </w:r>
          </w:p>
        </w:tc>
        <w:tc>
          <w:tcPr/>
          <w:p w:rsidR="00000000" w:rsidDel="00000000" w:rsidP="00000000" w:rsidRDefault="00000000" w:rsidRPr="00000000" w14:paraId="000001AE">
            <w:pPr>
              <w:rPr/>
            </w:pPr>
            <w:r w:rsidDel="00000000" w:rsidR="00000000" w:rsidRPr="00000000">
              <w:rPr>
                <w:rtl w:val="0"/>
              </w:rPr>
              <w:t xml:space="preserve">Choose more than 3 from 5 with no relevant cards</w:t>
            </w:r>
          </w:p>
        </w:tc>
      </w:tr>
      <w:tr>
        <w:trPr>
          <w:cantSplit w:val="0"/>
          <w:trHeight w:val="431.99999999999994" w:hRule="atLeast"/>
          <w:tblHeader w:val="0"/>
        </w:trPr>
        <w:tc>
          <w:tcPr/>
          <w:p w:rsidR="00000000" w:rsidDel="00000000" w:rsidP="00000000" w:rsidRDefault="00000000" w:rsidRPr="00000000" w14:paraId="000001AF">
            <w:pPr>
              <w:rPr>
                <w:b w:val="1"/>
                <w:bCs w:val="1"/>
              </w:rPr>
            </w:pPr>
            <w:r w:rsidDel="00000000" w:rsidR="00000000" w:rsidRPr="00000000">
              <w:rPr>
                <w:b w:val="1"/>
                <w:bCs w:val="1"/>
                <w:rtl w:val="0"/>
              </w:rPr>
              <w:t xml:space="preserve">0</w:t>
            </w:r>
          </w:p>
        </w:tc>
        <w:tc>
          <w:tcPr/>
          <w:p w:rsidR="00000000" w:rsidDel="00000000" w:rsidP="00000000" w:rsidRDefault="00000000" w:rsidRPr="00000000" w14:paraId="000001B0">
            <w:pPr>
              <w:rPr/>
            </w:pPr>
            <w:r w:rsidDel="00000000" w:rsidR="00000000" w:rsidRPr="00000000">
              <w:rPr>
                <w:rtl w:val="0"/>
              </w:rPr>
              <w:t xml:space="preserve">Any weaker pattern.</w:t>
            </w:r>
          </w:p>
        </w:tc>
        <w:tc>
          <w:tcPr/>
          <w:p w:rsidR="00000000" w:rsidDel="00000000" w:rsidP="00000000" w:rsidRDefault="00000000" w:rsidRPr="00000000" w14:paraId="000001B1">
            <w:pPr>
              <w:rPr/>
            </w:pPr>
            <w:r w:rsidDel="00000000" w:rsidR="00000000" w:rsidRPr="00000000">
              <w:rPr>
                <w:rtl w:val="0"/>
              </w:rPr>
              <w:t xml:space="preserve">Any weaker pattern.</w:t>
            </w:r>
          </w:p>
        </w:tc>
      </w:tr>
    </w:tbl>
    <w:p w:rsidR="00000000" w:rsidDel="00000000" w:rsidP="00000000" w:rsidRDefault="00000000" w:rsidRPr="00000000" w14:paraId="000001B2">
      <w:pPr>
        <w:rPr>
          <w:b w:val="1"/>
          <w:bCs w:val="1"/>
        </w:rPr>
      </w:pPr>
      <w:r w:rsidDel="00000000" w:rsidR="00000000" w:rsidRPr="00000000">
        <w:rPr>
          <w:rtl w:val="0"/>
        </w:rPr>
      </w:r>
    </w:p>
    <w:p w:rsidR="00000000" w:rsidDel="00000000" w:rsidP="00000000" w:rsidRDefault="00000000" w:rsidRPr="00000000" w14:paraId="000001B3">
      <w:pPr>
        <w:rPr>
          <w:b w:val="1"/>
          <w:bCs w:val="1"/>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35"/>
        <w:gridCol w:w="4800"/>
        <w:gridCol w:w="3225"/>
        <w:tblGridChange w:id="0">
          <w:tblGrid>
            <w:gridCol w:w="1335"/>
            <w:gridCol w:w="4800"/>
            <w:gridCol w:w="3225"/>
          </w:tblGrid>
        </w:tblGridChange>
      </w:tblGrid>
      <w:tr>
        <w:trPr>
          <w:cantSplit w:val="0"/>
          <w:trHeight w:val="144" w:hRule="atLeast"/>
          <w:tblHeader w:val="0"/>
        </w:trPr>
        <w:tc>
          <w:tcPr/>
          <w:p w:rsidR="00000000" w:rsidDel="00000000" w:rsidP="00000000" w:rsidRDefault="00000000" w:rsidRPr="00000000" w14:paraId="000001B4">
            <w:pPr>
              <w:jc w:val="center"/>
              <w:rPr>
                <w:b w:val="1"/>
                <w:bCs w:val="1"/>
              </w:rPr>
            </w:pPr>
            <w:r w:rsidDel="00000000" w:rsidR="00000000" w:rsidRPr="00000000">
              <w:rPr>
                <w:b w:val="1"/>
                <w:bCs w:val="1"/>
                <w:rtl w:val="0"/>
              </w:rPr>
              <w:t xml:space="preserve">[Q2]Score</w:t>
            </w:r>
          </w:p>
        </w:tc>
        <w:tc>
          <w:tcPr/>
          <w:p w:rsidR="00000000" w:rsidDel="00000000" w:rsidP="00000000" w:rsidRDefault="00000000" w:rsidRPr="00000000" w14:paraId="000001B5">
            <w:pPr>
              <w:jc w:val="center"/>
              <w:rPr>
                <w:b w:val="1"/>
                <w:bCs w:val="1"/>
              </w:rPr>
            </w:pPr>
            <w:r w:rsidDel="00000000" w:rsidR="00000000" w:rsidRPr="00000000">
              <w:rPr>
                <w:b w:val="1"/>
                <w:bCs w:val="1"/>
                <w:rtl w:val="0"/>
              </w:rPr>
              <w:t xml:space="preserve">[Q2-a]</w:t>
            </w:r>
          </w:p>
        </w:tc>
        <w:tc>
          <w:tcPr/>
          <w:p w:rsidR="00000000" w:rsidDel="00000000" w:rsidP="00000000" w:rsidRDefault="00000000" w:rsidRPr="00000000" w14:paraId="000001B6">
            <w:pPr>
              <w:jc w:val="center"/>
              <w:rPr>
                <w:b w:val="1"/>
                <w:bCs w:val="1"/>
              </w:rPr>
            </w:pPr>
            <w:r w:rsidDel="00000000" w:rsidR="00000000" w:rsidRPr="00000000">
              <w:rPr>
                <w:b w:val="1"/>
                <w:bCs w:val="1"/>
                <w:rtl w:val="0"/>
              </w:rPr>
              <w:t xml:space="preserve">[Q2-b]</w:t>
            </w:r>
          </w:p>
        </w:tc>
      </w:tr>
      <w:tr>
        <w:trPr>
          <w:cantSplit w:val="0"/>
          <w:trHeight w:val="144" w:hRule="atLeast"/>
          <w:tblHeader w:val="0"/>
        </w:trPr>
        <w:tc>
          <w:tcPr/>
          <w:p w:rsidR="00000000" w:rsidDel="00000000" w:rsidP="00000000" w:rsidRDefault="00000000" w:rsidRPr="00000000" w14:paraId="000001B7">
            <w:pPr>
              <w:rPr>
                <w:b w:val="1"/>
                <w:bCs w:val="1"/>
              </w:rPr>
            </w:pPr>
            <w:r w:rsidDel="00000000" w:rsidR="00000000" w:rsidRPr="00000000">
              <w:rPr>
                <w:b w:val="1"/>
                <w:bCs w:val="1"/>
                <w:rtl w:val="0"/>
              </w:rPr>
              <w:t xml:space="preserve">2</w:t>
            </w:r>
          </w:p>
        </w:tc>
        <w:tc>
          <w:tcPr/>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Home → B → E → F → D → B → Home</w:t>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Home → B → D → F → E → B → Home</w:t>
            </w:r>
          </w:p>
        </w:tc>
        <w:tc>
          <w:tcPr/>
          <w:p w:rsidR="00000000" w:rsidDel="00000000" w:rsidP="00000000" w:rsidRDefault="00000000" w:rsidRPr="00000000" w14:paraId="000001BA">
            <w:pPr>
              <w:rPr/>
            </w:pPr>
            <w:r w:rsidDel="00000000" w:rsidR="00000000" w:rsidRPr="00000000">
              <w:rPr>
                <w:rtl w:val="0"/>
              </w:rPr>
              <w:t xml:space="preserve">b  (</w:t>
            </w:r>
            <w:r w:rsidDel="00000000" w:rsidR="00000000" w:rsidRPr="00000000">
              <w:rPr>
                <w:b w:val="1"/>
                <w:bCs w:val="1"/>
                <w:rtl w:val="0"/>
              </w:rPr>
              <w:t xml:space="preserve">57 minute</w:t>
            </w:r>
            <w:r w:rsidDel="00000000" w:rsidR="00000000" w:rsidRPr="00000000">
              <w:rPr>
                <w:rtl w:val="0"/>
              </w:rPr>
              <w:t xml:space="preserve">)</w:t>
            </w:r>
          </w:p>
        </w:tc>
      </w:tr>
      <w:tr>
        <w:trPr>
          <w:cantSplit w:val="0"/>
          <w:trHeight w:val="144" w:hRule="atLeast"/>
          <w:tblHeader w:val="0"/>
        </w:trPr>
        <w:tc>
          <w:tcPr>
            <w:vMerge w:val="restart"/>
          </w:tcPr>
          <w:p w:rsidR="00000000" w:rsidDel="00000000" w:rsidP="00000000" w:rsidRDefault="00000000" w:rsidRPr="00000000" w14:paraId="000001BB">
            <w:pPr>
              <w:rPr>
                <w:b w:val="1"/>
                <w:bCs w:val="1"/>
              </w:rPr>
            </w:pPr>
            <w:r w:rsidDel="00000000" w:rsidR="00000000" w:rsidRPr="00000000">
              <w:rPr>
                <w:b w:val="1"/>
                <w:bCs w:val="1"/>
                <w:rtl w:val="0"/>
              </w:rPr>
              <w:t xml:space="preserve">1</w:t>
            </w:r>
          </w:p>
        </w:tc>
        <w:tc>
          <w:tcPr/>
          <w:p w:rsidR="00000000" w:rsidDel="00000000" w:rsidP="00000000" w:rsidRDefault="00000000" w:rsidRPr="00000000" w14:paraId="000001BC">
            <w:pPr>
              <w:rPr/>
            </w:pPr>
            <w:r w:rsidDel="00000000" w:rsidR="00000000" w:rsidRPr="00000000">
              <w:rPr>
                <w:rtl w:val="0"/>
              </w:rPr>
              <w:t xml:space="preserve">(a) A legal route that is not optimal</w:t>
            </w:r>
          </w:p>
          <w:p w:rsidR="00000000" w:rsidDel="00000000" w:rsidP="00000000" w:rsidRDefault="00000000" w:rsidRPr="00000000" w14:paraId="000001BD">
            <w:pPr>
              <w:rPr/>
            </w:pPr>
            <w:r w:rsidDel="00000000" w:rsidR="00000000" w:rsidRPr="00000000">
              <w:rPr>
                <w:rtl w:val="0"/>
              </w:rPr>
              <w:t xml:space="preserve">(b) correct route</w:t>
            </w:r>
          </w:p>
        </w:tc>
        <w:tc>
          <w:tcPr/>
          <w:p w:rsidR="00000000" w:rsidDel="00000000" w:rsidP="00000000" w:rsidRDefault="00000000" w:rsidRPr="00000000" w14:paraId="000001BE">
            <w:pPr>
              <w:rPr/>
            </w:pPr>
            <w:r w:rsidDel="00000000" w:rsidR="00000000" w:rsidRPr="00000000">
              <w:rPr>
                <w:rtl w:val="0"/>
              </w:rPr>
              <w:t xml:space="preserve">a / c / d / e</w:t>
            </w:r>
          </w:p>
        </w:tc>
      </w:tr>
      <w:tr>
        <w:trPr>
          <w:cantSplit w:val="0"/>
          <w:trHeight w:val="144" w:hRule="atLeast"/>
          <w:tblHeader w:val="0"/>
        </w:trPr>
        <w:tc>
          <w:tcPr>
            <w:vMerge w:val="continue"/>
          </w:tcPr>
          <w:p w:rsidR="00000000" w:rsidDel="00000000" w:rsidP="00000000" w:rsidRDefault="00000000" w:rsidRPr="00000000" w14:paraId="000001BF">
            <w:pPr>
              <w:rPr>
                <w:b w:val="1"/>
                <w:bCs w:val="1"/>
              </w:rPr>
            </w:pPr>
            <w:r w:rsidDel="00000000" w:rsidR="00000000" w:rsidRPr="00000000">
              <w:rPr>
                <w:b w:val="1"/>
                <w:bCs w:val="1"/>
                <w:rtl w:val="0"/>
              </w:rPr>
              <w:t xml:space="preserve">0</w:t>
            </w:r>
          </w:p>
        </w:tc>
        <w:tc>
          <w:tcPr/>
          <w:p w:rsidR="00000000" w:rsidDel="00000000" w:rsidP="00000000" w:rsidRDefault="00000000" w:rsidRPr="00000000" w14:paraId="000001C0">
            <w:pPr>
              <w:rPr/>
            </w:pPr>
            <w:r w:rsidDel="00000000" w:rsidR="00000000" w:rsidRPr="00000000">
              <w:rPr>
                <w:rtl w:val="0"/>
              </w:rPr>
              <w:t xml:space="preserve">(c) incorrect route </w:t>
            </w:r>
          </w:p>
        </w:tc>
        <w:tc>
          <w:tcPr/>
          <w:p w:rsidR="00000000" w:rsidDel="00000000" w:rsidP="00000000" w:rsidRDefault="00000000" w:rsidRPr="00000000" w14:paraId="000001C1">
            <w:pPr>
              <w:spacing w:line="240" w:lineRule="auto"/>
              <w:rPr/>
            </w:pPr>
            <w:r w:rsidDel="00000000" w:rsidR="00000000" w:rsidRPr="00000000">
              <w:rPr>
                <w:rtl w:val="0"/>
              </w:rPr>
              <w:t xml:space="preserve">b</w:t>
            </w:r>
          </w:p>
        </w:tc>
      </w:tr>
      <w:tr>
        <w:trPr>
          <w:cantSplit w:val="0"/>
          <w:trHeight w:val="144" w:hRule="atLeast"/>
          <w:tblHeader w:val="0"/>
        </w:trPr>
        <w:tc>
          <w:tcPr/>
          <w:p w:rsidR="00000000" w:rsidDel="00000000" w:rsidP="00000000" w:rsidRDefault="00000000" w:rsidRPr="00000000" w14:paraId="000001C2">
            <w:pPr>
              <w:rPr>
                <w:b w:val="1"/>
                <w:bCs w:val="1"/>
              </w:rPr>
            </w:pPr>
            <w:r w:rsidDel="00000000" w:rsidR="00000000" w:rsidRPr="00000000">
              <w:rPr>
                <w:b w:val="1"/>
                <w:bCs w:val="1"/>
                <w:rtl w:val="0"/>
              </w:rPr>
              <w:t xml:space="preserve">0</w:t>
            </w:r>
          </w:p>
        </w:tc>
        <w:tc>
          <w:tcPr/>
          <w:p w:rsidR="00000000" w:rsidDel="00000000" w:rsidP="00000000" w:rsidRDefault="00000000" w:rsidRPr="00000000" w14:paraId="000001C3">
            <w:pPr>
              <w:rPr/>
            </w:pPr>
            <w:r w:rsidDel="00000000" w:rsidR="00000000" w:rsidRPr="00000000">
              <w:rPr>
                <w:rtl w:val="0"/>
              </w:rPr>
              <w:t xml:space="preserve">Any weaker pattern.</w:t>
            </w:r>
          </w:p>
        </w:tc>
        <w:tc>
          <w:tcPr/>
          <w:p w:rsidR="00000000" w:rsidDel="00000000" w:rsidP="00000000" w:rsidRDefault="00000000" w:rsidRPr="00000000" w14:paraId="000001C4">
            <w:pPr>
              <w:rPr/>
            </w:pPr>
            <w:r w:rsidDel="00000000" w:rsidR="00000000" w:rsidRPr="00000000">
              <w:rPr>
                <w:rtl w:val="0"/>
              </w:rPr>
            </w:r>
          </w:p>
        </w:tc>
      </w:tr>
    </w:tbl>
    <w:p w:rsidR="00000000" w:rsidDel="00000000" w:rsidP="00000000" w:rsidRDefault="00000000" w:rsidRPr="00000000" w14:paraId="000001C5">
      <w:pPr>
        <w:rPr>
          <w:b w:val="1"/>
          <w:bCs w:val="1"/>
        </w:rPr>
      </w:pPr>
      <w:r w:rsidDel="00000000" w:rsidR="00000000" w:rsidRPr="00000000">
        <w:rPr>
          <w:rtl w:val="0"/>
        </w:rPr>
      </w:r>
    </w:p>
    <w:tbl>
      <w:tblPr>
        <w:tblStyle w:val="Table15"/>
        <w:tblW w:w="9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15"/>
        <w:gridCol w:w="2010"/>
        <w:gridCol w:w="2010"/>
        <w:gridCol w:w="2010"/>
        <w:gridCol w:w="2010"/>
        <w:tblGridChange w:id="0">
          <w:tblGrid>
            <w:gridCol w:w="1215"/>
            <w:gridCol w:w="2010"/>
            <w:gridCol w:w="2010"/>
            <w:gridCol w:w="2010"/>
            <w:gridCol w:w="2010"/>
          </w:tblGrid>
        </w:tblGridChange>
      </w:tblGrid>
      <w:tr>
        <w:trPr>
          <w:cantSplit w:val="0"/>
          <w:trHeight w:val="144" w:hRule="atLeast"/>
          <w:tblHeader w:val="0"/>
        </w:trPr>
        <w:tc>
          <w:tcPr/>
          <w:p w:rsidR="00000000" w:rsidDel="00000000" w:rsidP="00000000" w:rsidRDefault="00000000" w:rsidRPr="00000000" w14:paraId="000001C6">
            <w:pPr>
              <w:jc w:val="center"/>
              <w:rPr>
                <w:b w:val="1"/>
                <w:bCs w:val="1"/>
              </w:rPr>
            </w:pPr>
            <w:r w:rsidDel="00000000" w:rsidR="00000000" w:rsidRPr="00000000">
              <w:rPr>
                <w:b w:val="1"/>
                <w:bCs w:val="1"/>
                <w:rtl w:val="0"/>
              </w:rPr>
              <w:t xml:space="preserve">Q3 Score</w:t>
            </w:r>
          </w:p>
        </w:tc>
        <w:tc>
          <w:tcPr/>
          <w:p w:rsidR="00000000" w:rsidDel="00000000" w:rsidP="00000000" w:rsidRDefault="00000000" w:rsidRPr="00000000" w14:paraId="000001C7">
            <w:pPr>
              <w:jc w:val="center"/>
              <w:rPr>
                <w:b w:val="1"/>
                <w:bCs w:val="1"/>
              </w:rPr>
            </w:pPr>
            <w:r w:rsidDel="00000000" w:rsidR="00000000" w:rsidRPr="00000000">
              <w:rPr>
                <w:b w:val="1"/>
                <w:bCs w:val="1"/>
                <w:rtl w:val="0"/>
              </w:rPr>
              <w:t xml:space="preserve">step1</w:t>
            </w:r>
          </w:p>
        </w:tc>
        <w:tc>
          <w:tcPr/>
          <w:p w:rsidR="00000000" w:rsidDel="00000000" w:rsidP="00000000" w:rsidRDefault="00000000" w:rsidRPr="00000000" w14:paraId="000001C8">
            <w:pPr>
              <w:jc w:val="center"/>
              <w:rPr>
                <w:b w:val="1"/>
                <w:bCs w:val="1"/>
              </w:rPr>
            </w:pPr>
            <w:r w:rsidDel="00000000" w:rsidR="00000000" w:rsidRPr="00000000">
              <w:rPr>
                <w:b w:val="1"/>
                <w:bCs w:val="1"/>
                <w:rtl w:val="0"/>
              </w:rPr>
              <w:t xml:space="preserve">step2</w:t>
            </w:r>
          </w:p>
        </w:tc>
        <w:tc>
          <w:tcPr/>
          <w:p w:rsidR="00000000" w:rsidDel="00000000" w:rsidP="00000000" w:rsidRDefault="00000000" w:rsidRPr="00000000" w14:paraId="000001C9">
            <w:pPr>
              <w:jc w:val="center"/>
              <w:rPr>
                <w:b w:val="1"/>
                <w:bCs w:val="1"/>
              </w:rPr>
            </w:pPr>
            <w:r w:rsidDel="00000000" w:rsidR="00000000" w:rsidRPr="00000000">
              <w:rPr>
                <w:b w:val="1"/>
                <w:bCs w:val="1"/>
                <w:rtl w:val="0"/>
              </w:rPr>
              <w:t xml:space="preserve">step3</w:t>
            </w:r>
          </w:p>
        </w:tc>
        <w:tc>
          <w:tcPr/>
          <w:p w:rsidR="00000000" w:rsidDel="00000000" w:rsidP="00000000" w:rsidRDefault="00000000" w:rsidRPr="00000000" w14:paraId="000001CA">
            <w:pPr>
              <w:jc w:val="center"/>
              <w:rPr>
                <w:b w:val="1"/>
                <w:bCs w:val="1"/>
              </w:rPr>
            </w:pPr>
            <w:r w:rsidDel="00000000" w:rsidR="00000000" w:rsidRPr="00000000">
              <w:rPr>
                <w:b w:val="1"/>
                <w:bCs w:val="1"/>
                <w:rtl w:val="0"/>
              </w:rPr>
              <w:t xml:space="preserve">step4</w:t>
            </w:r>
          </w:p>
        </w:tc>
      </w:tr>
      <w:tr>
        <w:trPr>
          <w:cantSplit w:val="0"/>
          <w:trHeight w:val="144" w:hRule="atLeast"/>
          <w:tblHeader w:val="0"/>
        </w:trPr>
        <w:tc>
          <w:tcPr/>
          <w:p w:rsidR="00000000" w:rsidDel="00000000" w:rsidP="00000000" w:rsidRDefault="00000000" w:rsidRPr="00000000" w14:paraId="000001CB">
            <w:pPr>
              <w:rPr>
                <w:b w:val="1"/>
                <w:bCs w:val="1"/>
              </w:rPr>
            </w:pPr>
            <w:r w:rsidDel="00000000" w:rsidR="00000000" w:rsidRPr="00000000">
              <w:rPr>
                <w:b w:val="1"/>
                <w:bCs w:val="1"/>
                <w:rtl w:val="0"/>
              </w:rPr>
              <w:t xml:space="preserve">4</w:t>
            </w:r>
          </w:p>
        </w:tc>
        <w:tc>
          <w:tcPr/>
          <w:p w:rsidR="00000000" w:rsidDel="00000000" w:rsidP="00000000" w:rsidRDefault="00000000" w:rsidRPr="00000000" w14:paraId="000001CC">
            <w:pPr>
              <w:rPr/>
            </w:pPr>
            <w:r w:rsidDel="00000000" w:rsidR="00000000" w:rsidRPr="00000000">
              <w:rPr>
                <w:rtl w:val="0"/>
              </w:rPr>
              <w:t xml:space="preserve">d</w:t>
            </w:r>
          </w:p>
        </w:tc>
        <w:tc>
          <w:tcPr/>
          <w:p w:rsidR="00000000" w:rsidDel="00000000" w:rsidP="00000000" w:rsidRDefault="00000000" w:rsidRPr="00000000" w14:paraId="000001CD">
            <w:pPr>
              <w:rPr/>
            </w:pPr>
            <w:r w:rsidDel="00000000" w:rsidR="00000000" w:rsidRPr="00000000">
              <w:rPr>
                <w:rtl w:val="0"/>
              </w:rPr>
              <w:t xml:space="preserve">a</w:t>
            </w:r>
          </w:p>
        </w:tc>
        <w:tc>
          <w:tcPr/>
          <w:p w:rsidR="00000000" w:rsidDel="00000000" w:rsidP="00000000" w:rsidRDefault="00000000" w:rsidRPr="00000000" w14:paraId="000001CE">
            <w:pPr>
              <w:rPr/>
            </w:pPr>
            <w:r w:rsidDel="00000000" w:rsidR="00000000" w:rsidRPr="00000000">
              <w:rPr>
                <w:rtl w:val="0"/>
              </w:rPr>
              <w:t xml:space="preserve">c</w:t>
            </w:r>
          </w:p>
        </w:tc>
        <w:tc>
          <w:tcPr/>
          <w:p w:rsidR="00000000" w:rsidDel="00000000" w:rsidP="00000000" w:rsidRDefault="00000000" w:rsidRPr="00000000" w14:paraId="000001CF">
            <w:pPr>
              <w:rPr/>
            </w:pPr>
            <w:r w:rsidDel="00000000" w:rsidR="00000000" w:rsidRPr="00000000">
              <w:rPr>
                <w:rtl w:val="0"/>
              </w:rPr>
              <w:t xml:space="preserve">c</w:t>
            </w:r>
          </w:p>
        </w:tc>
      </w:tr>
      <w:tr>
        <w:trPr>
          <w:cantSplit w:val="0"/>
          <w:trHeight w:val="420" w:hRule="atLeast"/>
          <w:tblHeader w:val="0"/>
        </w:trPr>
        <w:tc>
          <w:tcPr>
            <w:vMerge w:val="restart"/>
          </w:tcPr>
          <w:p w:rsidR="00000000" w:rsidDel="00000000" w:rsidP="00000000" w:rsidRDefault="00000000" w:rsidRPr="00000000" w14:paraId="000001D0">
            <w:pPr>
              <w:rPr>
                <w:b w:val="1"/>
                <w:bCs w:val="1"/>
              </w:rPr>
            </w:pPr>
            <w:r w:rsidDel="00000000" w:rsidR="00000000" w:rsidRPr="00000000">
              <w:rPr>
                <w:b w:val="1"/>
                <w:bCs w:val="1"/>
                <w:rtl w:val="0"/>
              </w:rPr>
              <w:t xml:space="preserve">3</w:t>
            </w:r>
          </w:p>
        </w:tc>
        <w:tc>
          <w:tcPr/>
          <w:p w:rsidR="00000000" w:rsidDel="00000000" w:rsidP="00000000" w:rsidRDefault="00000000" w:rsidRPr="00000000" w14:paraId="000001D1">
            <w:pPr>
              <w:rPr/>
            </w:pPr>
            <w:r w:rsidDel="00000000" w:rsidR="00000000" w:rsidRPr="00000000">
              <w:rPr>
                <w:rtl w:val="0"/>
              </w:rPr>
              <w:t xml:space="preserve">d</w:t>
            </w:r>
          </w:p>
        </w:tc>
        <w:tc>
          <w:tcPr>
            <w:gridSpan w:val="3"/>
          </w:tcPr>
          <w:p w:rsidR="00000000" w:rsidDel="00000000" w:rsidP="00000000" w:rsidRDefault="00000000" w:rsidRPr="00000000" w14:paraId="000001D2">
            <w:pPr>
              <w:rPr/>
            </w:pPr>
            <w:r w:rsidDel="00000000" w:rsidR="00000000" w:rsidRPr="00000000">
              <w:rPr>
                <w:rtl w:val="0"/>
              </w:rPr>
              <w:t xml:space="preserve">2 out of 3</w:t>
            </w:r>
          </w:p>
        </w:tc>
      </w:tr>
      <w:tr>
        <w:trPr>
          <w:cantSplit w:val="0"/>
          <w:trHeight w:val="420" w:hRule="atLeast"/>
          <w:tblHeader w:val="0"/>
        </w:trPr>
        <w:tc>
          <w:tcPr>
            <w:vMerge w:val="continue"/>
          </w:tcPr>
          <w:p w:rsidR="00000000" w:rsidDel="00000000" w:rsidP="00000000" w:rsidRDefault="00000000" w:rsidRPr="00000000" w14:paraId="000001D5">
            <w:pPr>
              <w:spacing w:line="240" w:lineRule="auto"/>
              <w:rPr>
                <w:b w:val="1"/>
                <w:bCs w:val="1"/>
              </w:rPr>
            </w:pPr>
            <w:r w:rsidDel="00000000" w:rsidR="00000000" w:rsidRPr="00000000">
              <w:rPr>
                <w:rtl w:val="0"/>
              </w:rPr>
            </w:r>
          </w:p>
        </w:tc>
        <w:tc>
          <w:tcPr/>
          <w:p w:rsidR="00000000" w:rsidDel="00000000" w:rsidP="00000000" w:rsidRDefault="00000000" w:rsidRPr="00000000" w14:paraId="000001D6">
            <w:pPr>
              <w:spacing w:line="240" w:lineRule="auto"/>
              <w:rPr/>
            </w:pPr>
            <w:r w:rsidDel="00000000" w:rsidR="00000000" w:rsidRPr="00000000">
              <w:rPr>
                <w:rtl w:val="0"/>
              </w:rPr>
              <w:t xml:space="preserve">b</w:t>
            </w:r>
          </w:p>
        </w:tc>
        <w:tc>
          <w:tcPr>
            <w:gridSpan w:val="3"/>
          </w:tcPr>
          <w:p w:rsidR="00000000" w:rsidDel="00000000" w:rsidP="00000000" w:rsidRDefault="00000000" w:rsidRPr="00000000" w14:paraId="000001D7">
            <w:pPr>
              <w:rPr/>
            </w:pPr>
            <w:r w:rsidDel="00000000" w:rsidR="00000000" w:rsidRPr="00000000">
              <w:rPr>
                <w:rtl w:val="0"/>
              </w:rPr>
              <w:t xml:space="preserve">3 out of 3</w:t>
            </w:r>
          </w:p>
        </w:tc>
      </w:tr>
      <w:tr>
        <w:trPr>
          <w:cantSplit w:val="0"/>
          <w:trHeight w:val="420" w:hRule="atLeast"/>
          <w:tblHeader w:val="0"/>
        </w:trPr>
        <w:tc>
          <w:tcPr>
            <w:vMerge w:val="restart"/>
          </w:tcPr>
          <w:p w:rsidR="00000000" w:rsidDel="00000000" w:rsidP="00000000" w:rsidRDefault="00000000" w:rsidRPr="00000000" w14:paraId="000001DA">
            <w:pPr>
              <w:rPr>
                <w:b w:val="1"/>
                <w:bCs w:val="1"/>
              </w:rPr>
            </w:pPr>
            <w:r w:rsidDel="00000000" w:rsidR="00000000" w:rsidRPr="00000000">
              <w:rPr>
                <w:b w:val="1"/>
                <w:bCs w:val="1"/>
                <w:rtl w:val="0"/>
              </w:rPr>
              <w:t xml:space="preserve">2</w:t>
            </w:r>
          </w:p>
        </w:tc>
        <w:tc>
          <w:tcPr/>
          <w:p w:rsidR="00000000" w:rsidDel="00000000" w:rsidP="00000000" w:rsidRDefault="00000000" w:rsidRPr="00000000" w14:paraId="000001DB">
            <w:pPr>
              <w:rPr/>
            </w:pPr>
            <w:r w:rsidDel="00000000" w:rsidR="00000000" w:rsidRPr="00000000">
              <w:rPr>
                <w:rtl w:val="0"/>
              </w:rPr>
              <w:t xml:space="preserve">d</w:t>
            </w:r>
          </w:p>
        </w:tc>
        <w:tc>
          <w:tcPr>
            <w:gridSpan w:val="3"/>
          </w:tcPr>
          <w:p w:rsidR="00000000" w:rsidDel="00000000" w:rsidP="00000000" w:rsidRDefault="00000000" w:rsidRPr="00000000" w14:paraId="000001DC">
            <w:pPr>
              <w:rPr/>
            </w:pPr>
            <w:r w:rsidDel="00000000" w:rsidR="00000000" w:rsidRPr="00000000">
              <w:rPr>
                <w:rtl w:val="0"/>
              </w:rPr>
              <w:t xml:space="preserve">0/1 out of 3</w:t>
            </w:r>
          </w:p>
        </w:tc>
      </w:tr>
      <w:tr>
        <w:trPr>
          <w:cantSplit w:val="0"/>
          <w:trHeight w:val="420" w:hRule="atLeast"/>
          <w:tblHeader w:val="0"/>
        </w:trPr>
        <w:tc>
          <w:tcPr>
            <w:vMerge w:val="continue"/>
          </w:tcPr>
          <w:p w:rsidR="00000000" w:rsidDel="00000000" w:rsidP="00000000" w:rsidRDefault="00000000" w:rsidRPr="00000000" w14:paraId="000001DF">
            <w:pPr>
              <w:spacing w:line="240" w:lineRule="auto"/>
              <w:rPr>
                <w:b w:val="1"/>
                <w:bCs w:val="1"/>
              </w:rPr>
            </w:pPr>
            <w:r w:rsidDel="00000000" w:rsidR="00000000" w:rsidRPr="00000000">
              <w:rPr>
                <w:rtl w:val="0"/>
              </w:rPr>
            </w:r>
          </w:p>
        </w:tc>
        <w:tc>
          <w:tcPr/>
          <w:p w:rsidR="00000000" w:rsidDel="00000000" w:rsidP="00000000" w:rsidRDefault="00000000" w:rsidRPr="00000000" w14:paraId="000001E0">
            <w:pPr>
              <w:spacing w:line="240" w:lineRule="auto"/>
              <w:rPr/>
            </w:pPr>
            <w:r w:rsidDel="00000000" w:rsidR="00000000" w:rsidRPr="00000000">
              <w:rPr>
                <w:rtl w:val="0"/>
              </w:rPr>
              <w:t xml:space="preserve">b</w:t>
            </w:r>
          </w:p>
        </w:tc>
        <w:tc>
          <w:tcPr>
            <w:gridSpan w:val="3"/>
          </w:tcPr>
          <w:p w:rsidR="00000000" w:rsidDel="00000000" w:rsidP="00000000" w:rsidRDefault="00000000" w:rsidRPr="00000000" w14:paraId="000001E1">
            <w:pPr>
              <w:rPr/>
            </w:pPr>
            <w:r w:rsidDel="00000000" w:rsidR="00000000" w:rsidRPr="00000000">
              <w:rPr>
                <w:rtl w:val="0"/>
              </w:rPr>
              <w:t xml:space="preserve">1/2 out of 3</w:t>
            </w:r>
          </w:p>
        </w:tc>
      </w:tr>
      <w:tr>
        <w:trPr>
          <w:cantSplit w:val="0"/>
          <w:trHeight w:val="420" w:hRule="atLeast"/>
          <w:tblHeader w:val="0"/>
        </w:trPr>
        <w:tc>
          <w:tcPr>
            <w:vMerge w:val="restart"/>
          </w:tcPr>
          <w:p w:rsidR="00000000" w:rsidDel="00000000" w:rsidP="00000000" w:rsidRDefault="00000000" w:rsidRPr="00000000" w14:paraId="000001E4">
            <w:pPr>
              <w:rPr>
                <w:b w:val="1"/>
                <w:bCs w:val="1"/>
              </w:rPr>
            </w:pPr>
            <w:r w:rsidDel="00000000" w:rsidR="00000000" w:rsidRPr="00000000">
              <w:rPr>
                <w:b w:val="1"/>
                <w:bCs w:val="1"/>
                <w:rtl w:val="0"/>
              </w:rPr>
              <w:t xml:space="preserve">1</w:t>
            </w:r>
          </w:p>
        </w:tc>
        <w:tc>
          <w:tcPr/>
          <w:p w:rsidR="00000000" w:rsidDel="00000000" w:rsidP="00000000" w:rsidRDefault="00000000" w:rsidRPr="00000000" w14:paraId="000001E5">
            <w:pPr>
              <w:rPr/>
            </w:pPr>
            <w:r w:rsidDel="00000000" w:rsidR="00000000" w:rsidRPr="00000000">
              <w:rPr>
                <w:rtl w:val="0"/>
              </w:rPr>
              <w:t xml:space="preserve">b</w:t>
            </w:r>
          </w:p>
        </w:tc>
        <w:tc>
          <w:tcPr>
            <w:gridSpan w:val="3"/>
          </w:tcPr>
          <w:p w:rsidR="00000000" w:rsidDel="00000000" w:rsidP="00000000" w:rsidRDefault="00000000" w:rsidRPr="00000000" w14:paraId="000001E6">
            <w:pPr>
              <w:rPr/>
            </w:pPr>
            <w:r w:rsidDel="00000000" w:rsidR="00000000" w:rsidRPr="00000000">
              <w:rPr>
                <w:rtl w:val="0"/>
              </w:rPr>
              <w:t xml:space="preserve">0 out of 3</w:t>
            </w:r>
          </w:p>
        </w:tc>
      </w:tr>
      <w:tr>
        <w:trPr>
          <w:cantSplit w:val="0"/>
          <w:trHeight w:val="420" w:hRule="atLeast"/>
          <w:tblHeader w:val="0"/>
        </w:trPr>
        <w:tc>
          <w:tcPr>
            <w:vMerge w:val="continue"/>
          </w:tcPr>
          <w:p w:rsidR="00000000" w:rsidDel="00000000" w:rsidP="00000000" w:rsidRDefault="00000000" w:rsidRPr="00000000" w14:paraId="000001E9">
            <w:pPr>
              <w:spacing w:line="240" w:lineRule="auto"/>
              <w:rPr>
                <w:b w:val="1"/>
                <w:bCs w:val="1"/>
              </w:rPr>
            </w:pPr>
            <w:r w:rsidDel="00000000" w:rsidR="00000000" w:rsidRPr="00000000">
              <w:rPr>
                <w:rtl w:val="0"/>
              </w:rPr>
            </w:r>
          </w:p>
        </w:tc>
        <w:tc>
          <w:tcPr/>
          <w:p w:rsidR="00000000" w:rsidDel="00000000" w:rsidP="00000000" w:rsidRDefault="00000000" w:rsidRPr="00000000" w14:paraId="000001EA">
            <w:pPr>
              <w:rPr/>
            </w:pPr>
            <w:r w:rsidDel="00000000" w:rsidR="00000000" w:rsidRPr="00000000">
              <w:rPr>
                <w:rtl w:val="0"/>
              </w:rPr>
              <w:t xml:space="preserve">a/c</w:t>
            </w:r>
          </w:p>
        </w:tc>
        <w:tc>
          <w:tcPr>
            <w:gridSpan w:val="3"/>
          </w:tcPr>
          <w:p w:rsidR="00000000" w:rsidDel="00000000" w:rsidP="00000000" w:rsidRDefault="00000000" w:rsidRPr="00000000" w14:paraId="000001EB">
            <w:pPr>
              <w:rPr/>
            </w:pPr>
            <w:r w:rsidDel="00000000" w:rsidR="00000000" w:rsidRPr="00000000">
              <w:rPr>
                <w:rtl w:val="0"/>
              </w:rPr>
              <w:t xml:space="preserve">3 out of 3</w:t>
            </w:r>
          </w:p>
        </w:tc>
      </w:tr>
      <w:tr>
        <w:trPr>
          <w:cantSplit w:val="0"/>
          <w:trHeight w:val="420" w:hRule="atLeast"/>
          <w:tblHeader w:val="0"/>
        </w:trPr>
        <w:tc>
          <w:tcPr/>
          <w:p w:rsidR="00000000" w:rsidDel="00000000" w:rsidP="00000000" w:rsidRDefault="00000000" w:rsidRPr="00000000" w14:paraId="000001EE">
            <w:pPr>
              <w:rPr>
                <w:b w:val="1"/>
                <w:bCs w:val="1"/>
              </w:rPr>
            </w:pPr>
            <w:r w:rsidDel="00000000" w:rsidR="00000000" w:rsidRPr="00000000">
              <w:rPr>
                <w:b w:val="1"/>
                <w:bCs w:val="1"/>
                <w:rtl w:val="0"/>
              </w:rPr>
              <w:t xml:space="preserve">0</w:t>
            </w:r>
          </w:p>
        </w:tc>
        <w:tc>
          <w:tcPr/>
          <w:p w:rsidR="00000000" w:rsidDel="00000000" w:rsidP="00000000" w:rsidRDefault="00000000" w:rsidRPr="00000000" w14:paraId="000001EF">
            <w:pPr>
              <w:rPr/>
            </w:pPr>
            <w:r w:rsidDel="00000000" w:rsidR="00000000" w:rsidRPr="00000000">
              <w:rPr>
                <w:rtl w:val="0"/>
              </w:rPr>
              <w:t xml:space="preserve">a/c</w:t>
            </w:r>
          </w:p>
        </w:tc>
        <w:tc>
          <w:tcPr>
            <w:gridSpan w:val="3"/>
          </w:tcPr>
          <w:p w:rsidR="00000000" w:rsidDel="00000000" w:rsidP="00000000" w:rsidRDefault="00000000" w:rsidRPr="00000000" w14:paraId="000001F0">
            <w:pPr>
              <w:rPr/>
            </w:pPr>
            <w:r w:rsidDel="00000000" w:rsidR="00000000" w:rsidRPr="00000000">
              <w:rPr>
                <w:rtl w:val="0"/>
              </w:rPr>
              <w:t xml:space="preserve">0/1/2 out of 3</w:t>
            </w:r>
          </w:p>
        </w:tc>
      </w:tr>
    </w:tbl>
    <w:p w:rsidR="00000000" w:rsidDel="00000000" w:rsidP="00000000" w:rsidRDefault="00000000" w:rsidRPr="00000000" w14:paraId="000001F3">
      <w:pPr>
        <w:rPr>
          <w:b w:val="1"/>
          <w:bCs w:val="1"/>
        </w:rPr>
      </w:pPr>
      <w:r w:rsidDel="00000000" w:rsidR="00000000" w:rsidRPr="00000000">
        <w:rPr>
          <w:rtl w:val="0"/>
        </w:rPr>
      </w:r>
    </w:p>
    <w:p w:rsidR="00000000" w:rsidDel="00000000" w:rsidP="00000000" w:rsidRDefault="00000000" w:rsidRPr="00000000" w14:paraId="000001F4">
      <w:pPr>
        <w:rPr>
          <w:b w:val="1"/>
          <w:bCs w:val="1"/>
        </w:rPr>
      </w:pPr>
      <w:r w:rsidDel="00000000" w:rsidR="00000000" w:rsidRPr="00000000">
        <w:rPr>
          <w:rtl w:val="0"/>
        </w:rPr>
      </w:r>
    </w:p>
    <w:tbl>
      <w:tblPr>
        <w:tblStyle w:val="Table16"/>
        <w:tblW w:w="94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25"/>
        <w:gridCol w:w="3450"/>
        <w:gridCol w:w="4845"/>
        <w:tblGridChange w:id="0">
          <w:tblGrid>
            <w:gridCol w:w="1125"/>
            <w:gridCol w:w="3450"/>
            <w:gridCol w:w="4845"/>
          </w:tblGrid>
        </w:tblGridChange>
      </w:tblGrid>
      <w:tr>
        <w:trPr>
          <w:cantSplit w:val="0"/>
          <w:trHeight w:val="800" w:hRule="atLeast"/>
          <w:tblHeader w:val="0"/>
        </w:trPr>
        <w:tc>
          <w:tcPr/>
          <w:p w:rsidR="00000000" w:rsidDel="00000000" w:rsidP="00000000" w:rsidRDefault="00000000" w:rsidRPr="00000000" w14:paraId="000001F5">
            <w:pPr>
              <w:jc w:val="center"/>
              <w:rPr>
                <w:b w:val="1"/>
                <w:bCs w:val="1"/>
              </w:rPr>
            </w:pPr>
            <w:r w:rsidDel="00000000" w:rsidR="00000000" w:rsidRPr="00000000">
              <w:rPr>
                <w:b w:val="1"/>
                <w:bCs w:val="1"/>
                <w:rtl w:val="0"/>
              </w:rPr>
              <w:t xml:space="preserve">Overall DCS</w:t>
            </w:r>
          </w:p>
        </w:tc>
        <w:tc>
          <w:tcPr/>
          <w:p w:rsidR="00000000" w:rsidDel="00000000" w:rsidP="00000000" w:rsidRDefault="00000000" w:rsidRPr="00000000" w14:paraId="000001F6">
            <w:pPr>
              <w:jc w:val="center"/>
              <w:rPr>
                <w:b w:val="1"/>
                <w:bCs w:val="1"/>
              </w:rPr>
            </w:pPr>
            <w:r w:rsidDel="00000000" w:rsidR="00000000" w:rsidRPr="00000000">
              <w:rPr>
                <w:b w:val="1"/>
                <w:bCs w:val="1"/>
                <w:rtl w:val="0"/>
              </w:rPr>
              <w:t xml:space="preserve">Evidence Pattern</w:t>
            </w:r>
          </w:p>
        </w:tc>
        <w:tc>
          <w:tcPr/>
          <w:p w:rsidR="00000000" w:rsidDel="00000000" w:rsidP="00000000" w:rsidRDefault="00000000" w:rsidRPr="00000000" w14:paraId="000001F7">
            <w:pPr>
              <w:jc w:val="center"/>
              <w:rPr>
                <w:b w:val="1"/>
                <w:bCs w:val="1"/>
              </w:rPr>
            </w:pPr>
            <w:r w:rsidDel="00000000" w:rsidR="00000000" w:rsidRPr="00000000">
              <w:rPr>
                <w:b w:val="1"/>
                <w:bCs w:val="1"/>
                <w:rtl w:val="0"/>
              </w:rPr>
              <w:t xml:space="preserve">Interpretation</w:t>
            </w:r>
          </w:p>
        </w:tc>
      </w:tr>
      <w:tr>
        <w:trPr>
          <w:cantSplit w:val="0"/>
          <w:trHeight w:val="1370" w:hRule="atLeast"/>
          <w:tblHeader w:val="0"/>
        </w:trPr>
        <w:tc>
          <w:tcPr/>
          <w:p w:rsidR="00000000" w:rsidDel="00000000" w:rsidP="00000000" w:rsidRDefault="00000000" w:rsidRPr="00000000" w14:paraId="000001F8">
            <w:pPr>
              <w:rPr/>
            </w:pPr>
            <w:r w:rsidDel="00000000" w:rsidR="00000000" w:rsidRPr="00000000">
              <w:rPr>
                <w:rtl w:val="0"/>
              </w:rPr>
              <w:t xml:space="preserve">DCS4</w:t>
            </w:r>
          </w:p>
        </w:tc>
        <w:tc>
          <w:tcPr/>
          <w:p w:rsidR="00000000" w:rsidDel="00000000" w:rsidP="00000000" w:rsidRDefault="00000000" w:rsidRPr="00000000" w14:paraId="000001F9">
            <w:pPr>
              <w:rPr/>
            </w:pPr>
            <w:r w:rsidDel="00000000" w:rsidR="00000000" w:rsidRPr="00000000">
              <w:rPr>
                <w:rtl w:val="0"/>
              </w:rPr>
              <w:t xml:space="preserve">Q3 = 4, Q1 = 2, and Q2 = 1/2</w:t>
            </w:r>
          </w:p>
          <w:p w:rsidR="00000000" w:rsidDel="00000000" w:rsidP="00000000" w:rsidRDefault="00000000" w:rsidRPr="00000000" w14:paraId="000001FA">
            <w:pPr>
              <w:rPr/>
            </w:pPr>
            <w:r w:rsidDel="00000000" w:rsidR="00000000" w:rsidRPr="00000000">
              <w:rPr>
                <w:rtl w:val="0"/>
              </w:rPr>
              <w:t xml:space="preserve">Q3 = 4, Q1 = 1/2, and Q2 = 2</w:t>
            </w:r>
          </w:p>
        </w:tc>
        <w:tc>
          <w:tcPr/>
          <w:p w:rsidR="00000000" w:rsidDel="00000000" w:rsidP="00000000" w:rsidRDefault="00000000" w:rsidRPr="00000000" w14:paraId="000001FB">
            <w:pPr>
              <w:rPr/>
            </w:pPr>
            <w:r w:rsidDel="00000000" w:rsidR="00000000" w:rsidRPr="00000000">
              <w:rPr>
                <w:rtl w:val="0"/>
              </w:rPr>
              <w:t xml:space="preserve">Student selects an explicit, systematic algorithm that guarantees the lowest-cost route, models the problem accurately, and can apply it successfully to the map.</w:t>
            </w:r>
          </w:p>
        </w:tc>
      </w:tr>
      <w:tr>
        <w:trPr>
          <w:cantSplit w:val="0"/>
          <w:trHeight w:val="1370" w:hRule="atLeast"/>
          <w:tblHeader w:val="0"/>
        </w:trPr>
        <w:tc>
          <w:tcPr/>
          <w:p w:rsidR="00000000" w:rsidDel="00000000" w:rsidP="00000000" w:rsidRDefault="00000000" w:rsidRPr="00000000" w14:paraId="000001FC">
            <w:pPr>
              <w:rPr/>
            </w:pPr>
            <w:r w:rsidDel="00000000" w:rsidR="00000000" w:rsidRPr="00000000">
              <w:rPr>
                <w:rtl w:val="0"/>
              </w:rPr>
              <w:t xml:space="preserve">DCS3</w:t>
            </w:r>
          </w:p>
        </w:tc>
        <w:tc>
          <w:tcPr/>
          <w:p w:rsidR="00000000" w:rsidDel="00000000" w:rsidP="00000000" w:rsidRDefault="00000000" w:rsidRPr="00000000" w14:paraId="000001FD">
            <w:pPr>
              <w:rPr/>
            </w:pPr>
            <w:r w:rsidDel="00000000" w:rsidR="00000000" w:rsidRPr="00000000">
              <w:rPr>
                <w:rtl w:val="0"/>
              </w:rPr>
              <w:t xml:space="preserve">Q3 = 4, Q1 = 1 and Q2=1</w:t>
            </w:r>
          </w:p>
          <w:p w:rsidR="00000000" w:rsidDel="00000000" w:rsidP="00000000" w:rsidRDefault="00000000" w:rsidRPr="00000000" w14:paraId="000001FE">
            <w:pPr>
              <w:rPr/>
            </w:pPr>
            <w:r w:rsidDel="00000000" w:rsidR="00000000" w:rsidRPr="00000000">
              <w:rPr>
                <w:rtl w:val="0"/>
              </w:rPr>
              <w:t xml:space="preserve">Q3 = 3, Q1 = 1/2 and Q2=1/2</w:t>
            </w:r>
          </w:p>
        </w:tc>
        <w:tc>
          <w:tcPr/>
          <w:p w:rsidR="00000000" w:rsidDel="00000000" w:rsidP="00000000" w:rsidRDefault="00000000" w:rsidRPr="00000000" w14:paraId="000001FF">
            <w:pPr>
              <w:rPr/>
            </w:pPr>
            <w:r w:rsidDel="00000000" w:rsidR="00000000" w:rsidRPr="00000000">
              <w:rPr>
                <w:rtl w:val="0"/>
              </w:rPr>
              <w:t xml:space="preserve">Student shows a strong route-comparison approach, but the evidence is either incomplete across the bundle or not fully algorithmized at the highest level.</w:t>
            </w:r>
          </w:p>
        </w:tc>
      </w:tr>
      <w:tr>
        <w:trPr>
          <w:cantSplit w:val="0"/>
          <w:trHeight w:val="1370" w:hRule="atLeast"/>
          <w:tblHeader w:val="0"/>
        </w:trPr>
        <w:tc>
          <w:tcPr/>
          <w:p w:rsidR="00000000" w:rsidDel="00000000" w:rsidP="00000000" w:rsidRDefault="00000000" w:rsidRPr="00000000" w14:paraId="00000200">
            <w:pPr>
              <w:rPr/>
            </w:pPr>
            <w:r w:rsidDel="00000000" w:rsidR="00000000" w:rsidRPr="00000000">
              <w:rPr>
                <w:rtl w:val="0"/>
              </w:rPr>
              <w:t xml:space="preserve">DCS2</w:t>
            </w:r>
          </w:p>
        </w:tc>
        <w:tc>
          <w:tcPr/>
          <w:p w:rsidR="00000000" w:rsidDel="00000000" w:rsidP="00000000" w:rsidRDefault="00000000" w:rsidRPr="00000000" w14:paraId="00000201">
            <w:pPr>
              <w:rPr/>
            </w:pPr>
            <w:r w:rsidDel="00000000" w:rsidR="00000000" w:rsidRPr="00000000">
              <w:rPr>
                <w:rtl w:val="0"/>
              </w:rPr>
              <w:t xml:space="preserve">Q3 = 3/4, Q1 = 0 and Q2 = 0</w:t>
            </w:r>
          </w:p>
          <w:p w:rsidR="00000000" w:rsidDel="00000000" w:rsidP="00000000" w:rsidRDefault="00000000" w:rsidRPr="00000000" w14:paraId="00000202">
            <w:pPr>
              <w:rPr/>
            </w:pPr>
            <w:r w:rsidDel="00000000" w:rsidR="00000000" w:rsidRPr="00000000">
              <w:rPr>
                <w:rtl w:val="0"/>
              </w:rPr>
              <w:t xml:space="preserve">Q3 = 2, any Q1, Q2</w:t>
            </w:r>
          </w:p>
          <w:p w:rsidR="00000000" w:rsidDel="00000000" w:rsidP="00000000" w:rsidRDefault="00000000" w:rsidRPr="00000000" w14:paraId="00000203">
            <w:pPr>
              <w:rPr/>
            </w:pPr>
            <w:r w:rsidDel="00000000" w:rsidR="00000000" w:rsidRPr="00000000">
              <w:rPr>
                <w:rtl w:val="0"/>
              </w:rPr>
              <w:t xml:space="preserve">Q3 = 0/1, Q1 = 2 and/or Q2 = 2</w:t>
            </w:r>
          </w:p>
        </w:tc>
        <w:tc>
          <w:tcPr/>
          <w:p w:rsidR="00000000" w:rsidDel="00000000" w:rsidP="00000000" w:rsidRDefault="00000000" w:rsidRPr="00000000" w14:paraId="00000204">
            <w:pPr>
              <w:rPr/>
            </w:pPr>
            <w:r w:rsidDel="00000000" w:rsidR="00000000" w:rsidRPr="00000000">
              <w:rPr>
                <w:rtl w:val="0"/>
              </w:rPr>
              <w:t xml:space="preserve">Student shows relevant computational thinking, but only at the level of simple rules, local strategies, or instance-bound reasoning.</w:t>
            </w:r>
          </w:p>
        </w:tc>
      </w:tr>
      <w:tr>
        <w:trPr>
          <w:cantSplit w:val="0"/>
          <w:trHeight w:val="1085" w:hRule="atLeast"/>
          <w:tblHeader w:val="0"/>
        </w:trPr>
        <w:tc>
          <w:tcPr/>
          <w:p w:rsidR="00000000" w:rsidDel="00000000" w:rsidP="00000000" w:rsidRDefault="00000000" w:rsidRPr="00000000" w14:paraId="00000205">
            <w:pPr>
              <w:rPr/>
            </w:pPr>
            <w:r w:rsidDel="00000000" w:rsidR="00000000" w:rsidRPr="00000000">
              <w:rPr>
                <w:rtl w:val="0"/>
              </w:rPr>
              <w:t xml:space="preserve">DCS1</w:t>
            </w:r>
          </w:p>
        </w:tc>
        <w:tc>
          <w:tcPr/>
          <w:p w:rsidR="00000000" w:rsidDel="00000000" w:rsidP="00000000" w:rsidRDefault="00000000" w:rsidRPr="00000000" w14:paraId="00000206">
            <w:pPr>
              <w:rPr/>
            </w:pPr>
            <w:r w:rsidDel="00000000" w:rsidR="00000000" w:rsidRPr="00000000">
              <w:rPr>
                <w:rtl w:val="0"/>
              </w:rPr>
              <w:t xml:space="preserve">Q3 = 1, Q1=0/1 and Q2=0/1</w:t>
            </w:r>
          </w:p>
          <w:p w:rsidR="00000000" w:rsidDel="00000000" w:rsidP="00000000" w:rsidRDefault="00000000" w:rsidRPr="00000000" w14:paraId="00000207">
            <w:pPr>
              <w:rPr/>
            </w:pPr>
            <w:r w:rsidDel="00000000" w:rsidR="00000000" w:rsidRPr="00000000">
              <w:rPr>
                <w:rtl w:val="0"/>
              </w:rPr>
              <w:t xml:space="preserve">Q3 = 0, Q1 = 1 and/or Q2 = 1</w:t>
            </w:r>
          </w:p>
        </w:tc>
        <w:tc>
          <w:tcPr/>
          <w:p w:rsidR="00000000" w:rsidDel="00000000" w:rsidP="00000000" w:rsidRDefault="00000000" w:rsidRPr="00000000" w14:paraId="00000208">
            <w:pPr>
              <w:rPr/>
            </w:pPr>
            <w:r w:rsidDel="00000000" w:rsidR="00000000" w:rsidRPr="00000000">
              <w:rPr>
                <w:rtl w:val="0"/>
              </w:rPr>
              <w:t xml:space="preserve">Student shows emerging but weak computational ideas without a coherent solution design.</w:t>
            </w:r>
          </w:p>
        </w:tc>
      </w:tr>
      <w:tr>
        <w:trPr>
          <w:cantSplit w:val="0"/>
          <w:trHeight w:val="515" w:hRule="atLeast"/>
          <w:tblHeader w:val="0"/>
        </w:trPr>
        <w:tc>
          <w:tcPr/>
          <w:p w:rsidR="00000000" w:rsidDel="00000000" w:rsidP="00000000" w:rsidRDefault="00000000" w:rsidRPr="00000000" w14:paraId="00000209">
            <w:pPr>
              <w:rPr/>
            </w:pPr>
            <w:r w:rsidDel="00000000" w:rsidR="00000000" w:rsidRPr="00000000">
              <w:rPr>
                <w:rtl w:val="0"/>
              </w:rPr>
              <w:t xml:space="preserve">DCS0</w:t>
            </w:r>
          </w:p>
        </w:tc>
        <w:tc>
          <w:tcPr/>
          <w:p w:rsidR="00000000" w:rsidDel="00000000" w:rsidP="00000000" w:rsidRDefault="00000000" w:rsidRPr="00000000" w14:paraId="0000020A">
            <w:pPr>
              <w:rPr/>
            </w:pPr>
            <w:r w:rsidDel="00000000" w:rsidR="00000000" w:rsidRPr="00000000">
              <w:rPr>
                <w:rtl w:val="0"/>
              </w:rPr>
              <w:t xml:space="preserve">Q3 = 0, Q2 = 0, Q1 = 0</w:t>
            </w:r>
          </w:p>
        </w:tc>
        <w:tc>
          <w:tcPr/>
          <w:p w:rsidR="00000000" w:rsidDel="00000000" w:rsidP="00000000" w:rsidRDefault="00000000" w:rsidRPr="00000000" w14:paraId="0000020B">
            <w:pPr>
              <w:rPr/>
            </w:pPr>
            <w:r w:rsidDel="00000000" w:rsidR="00000000" w:rsidRPr="00000000">
              <w:rPr>
                <w:rtl w:val="0"/>
              </w:rPr>
              <w:t xml:space="preserve">No meaningful design evidence.</w:t>
            </w:r>
          </w:p>
        </w:tc>
      </w:tr>
    </w:tbl>
    <w:p w:rsidR="00000000" w:rsidDel="00000000" w:rsidP="00000000" w:rsidRDefault="00000000" w:rsidRPr="00000000" w14:paraId="0000020C">
      <w:pPr>
        <w:rPr>
          <w:b w:val="1"/>
          <w:bCs w:val="1"/>
        </w:rPr>
      </w:pPr>
      <w:r w:rsidDel="00000000" w:rsidR="00000000" w:rsidRPr="00000000">
        <w:rPr>
          <w:rtl w:val="0"/>
        </w:rPr>
      </w:r>
    </w:p>
    <w:p w:rsidR="00000000" w:rsidDel="00000000" w:rsidP="00000000" w:rsidRDefault="00000000" w:rsidRPr="00000000" w14:paraId="0000020D">
      <w:pPr>
        <w:spacing w:after="240" w:before="240" w:lineRule="auto"/>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eui92k6re1q9"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CoT/AEI_CheapFlights</w:t>
      </w: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(A) </w:t>
      </w:r>
      <w:hyperlink w:anchor="kix.muqrjfns4xkf">
        <w:r w:rsidDel="00000000" w:rsidR="00000000" w:rsidRPr="00000000">
          <w:rPr>
            <w:b w:val="1"/>
            <w:bCs w:val="1"/>
            <w:color w:val="1155cc"/>
            <w:u w:val="single"/>
            <w:rtl w:val="0"/>
          </w:rPr>
          <w:t xml:space="preserve">Revised OE item</w:t>
        </w:r>
      </w:hyperlink>
      <w:r w:rsidDel="00000000" w:rsidR="00000000" w:rsidRPr="00000000">
        <w:rPr>
          <w:rtl w:val="0"/>
        </w:rPr>
        <w:tab/>
        <w:t xml:space="preserve">(B) </w:t>
      </w:r>
      <w:hyperlink w:anchor="kix.mnjdj6p2ur8t">
        <w:r w:rsidDel="00000000" w:rsidR="00000000" w:rsidRPr="00000000">
          <w:rPr>
            <w:b w:val="1"/>
            <w:bCs w:val="1"/>
            <w:color w:val="1155cc"/>
            <w:u w:val="single"/>
            <w:rtl w:val="0"/>
          </w:rPr>
          <w:t xml:space="preserve">Revised OE SG</w:t>
        </w:r>
      </w:hyperlink>
      <w:r w:rsidDel="00000000" w:rsidR="00000000" w:rsidRPr="00000000">
        <w:rPr>
          <w:rtl w:val="0"/>
        </w:rPr>
        <w:tab/>
      </w:r>
    </w:p>
    <w:p w:rsidR="00000000" w:rsidDel="00000000" w:rsidP="00000000" w:rsidRDefault="00000000" w:rsidRPr="00000000" w14:paraId="00000210">
      <w:pPr>
        <w:rPr>
          <w:b w:val="1"/>
          <w:bCs w:val="1"/>
        </w:rPr>
      </w:pPr>
      <w:r w:rsidDel="00000000" w:rsidR="00000000" w:rsidRPr="00000000">
        <w:rPr>
          <w:rtl w:val="0"/>
        </w:rPr>
        <w:t xml:space="preserve">(C) </w:t>
      </w:r>
      <w:hyperlink w:anchor="kix.d9a7hdw8kha4">
        <w:r w:rsidDel="00000000" w:rsidR="00000000" w:rsidRPr="00000000">
          <w:rPr>
            <w:b w:val="1"/>
            <w:bCs w:val="1"/>
            <w:color w:val="1155cc"/>
            <w:u w:val="single"/>
            <w:rtl w:val="0"/>
          </w:rPr>
          <w:t xml:space="preserve">Paired Human MC item</w:t>
        </w:r>
      </w:hyperlink>
      <w:r w:rsidDel="00000000" w:rsidR="00000000" w:rsidRPr="00000000">
        <w:rPr>
          <w:b w:val="1"/>
          <w:bCs w:val="1"/>
          <w:rtl w:val="0"/>
        </w:rPr>
        <w:tab/>
      </w:r>
      <w:r w:rsidDel="00000000" w:rsidR="00000000" w:rsidRPr="00000000">
        <w:rPr>
          <w:rtl w:val="0"/>
        </w:rPr>
        <w:t xml:space="preserve">(D) </w:t>
      </w:r>
      <w:hyperlink w:anchor="kix.2tz6wgezoa">
        <w:r w:rsidDel="00000000" w:rsidR="00000000" w:rsidRPr="00000000">
          <w:rPr>
            <w:b w:val="1"/>
            <w:bCs w:val="1"/>
            <w:color w:val="1155cc"/>
            <w:u w:val="single"/>
            <w:rtl w:val="0"/>
          </w:rPr>
          <w:t xml:space="preserve">Paired Human MC SG</w:t>
        </w:r>
      </w:hyperlink>
      <w:r w:rsidDel="00000000" w:rsidR="00000000" w:rsidRPr="00000000">
        <w:rPr>
          <w:rtl w:val="0"/>
        </w:rPr>
      </w:r>
    </w:p>
    <w:p w:rsidR="00000000" w:rsidDel="00000000" w:rsidP="00000000" w:rsidRDefault="00000000" w:rsidRPr="00000000" w14:paraId="00000211">
      <w:pPr>
        <w:rPr>
          <w:b w:val="1"/>
          <w:bCs w:val="1"/>
        </w:rPr>
      </w:pPr>
      <w:r w:rsidDel="00000000" w:rsidR="00000000" w:rsidRPr="00000000">
        <w:rPr>
          <w:rtl w:val="0"/>
        </w:rPr>
      </w:r>
    </w:p>
    <w:bookmarkStart w:colFirst="0" w:colLast="0" w:name="kix.bi528eudd9dy" w:id="13"/>
    <w:bookmarkEnd w:id="13"/>
    <w:p w:rsidR="00000000" w:rsidDel="00000000" w:rsidP="00000000" w:rsidRDefault="00000000" w:rsidRPr="00000000" w14:paraId="00000212">
      <w:pPr>
        <w:spacing w:after="240" w:before="240" w:lineRule="auto"/>
        <w:rPr>
          <w:b w:val="1"/>
          <w:bCs w:val="1"/>
          <w:color w:val="0000ff"/>
        </w:rPr>
      </w:pPr>
      <w:r w:rsidDel="00000000" w:rsidR="00000000" w:rsidRPr="00000000">
        <w:rPr>
          <w:b w:val="1"/>
          <w:bCs w:val="1"/>
          <w:rtl w:val="0"/>
        </w:rPr>
        <w:t xml:space="preserve">CheapFlights [OE]</w:t>
      </w:r>
      <w:r w:rsidDel="00000000" w:rsidR="00000000" w:rsidRPr="00000000">
        <w:rPr>
          <w:rtl w:val="0"/>
        </w:rPr>
      </w:r>
    </w:p>
    <w:p w:rsidR="00000000" w:rsidDel="00000000" w:rsidP="00000000" w:rsidRDefault="00000000" w:rsidRPr="00000000" w14:paraId="00000213">
      <w:pPr>
        <w:rPr>
          <w:color w:val="0000ff"/>
        </w:rPr>
      </w:pPr>
      <w:r w:rsidDel="00000000" w:rsidR="00000000" w:rsidRPr="00000000">
        <w:rPr>
          <w:b w:val="1"/>
          <w:bCs w:val="1"/>
          <w:color w:val="0000ff"/>
          <w:rtl w:val="0"/>
        </w:rPr>
        <w:t xml:space="preserve">Design Note: </w:t>
      </w:r>
      <w:r w:rsidDel="00000000" w:rsidR="00000000" w:rsidRPr="00000000">
        <w:rPr>
          <w:color w:val="0000ff"/>
          <w:rtl w:val="0"/>
        </w:rPr>
        <w:t xml:space="preserve">This item is designed to measure Analyzing, Evaluating, and Iterating Computational Solutions (AEI): evaluating, debugging, and improving solutions using criteria such as accuracy, efficiency, completeness, and appropriateness. Students are asked to analyze Greg’s flawed selection algorithm and use evidence from test cases to evaluate whether it reliably identifies the minimum price (Q1), then deliberately construct a counterexample that exposes the specific failure condition (Q2). These tasks target debugging and evaluation practices—reasoning about algorithm behavior across inputs rather than only tracing a single run.</w:t>
      </w:r>
    </w:p>
    <w:p w:rsidR="00000000" w:rsidDel="00000000" w:rsidP="00000000" w:rsidRDefault="00000000" w:rsidRPr="00000000" w14:paraId="00000214">
      <w:pPr>
        <w:spacing w:after="80" w:before="240" w:line="268.8" w:lineRule="auto"/>
        <w:rPr>
          <w:color w:val="0000ff"/>
        </w:rPr>
      </w:pPr>
      <w:r w:rsidDel="00000000" w:rsidR="00000000" w:rsidRPr="00000000">
        <w:rPr>
          <w:color w:val="0000ff"/>
          <w:rtl w:val="0"/>
        </w:rPr>
        <w:t xml:space="preserve">Q3 and Q4 require students to iterate on the solution by incorporating additional criteria and improving completeness. In Q3, students evaluate whether the existing control logic can support a new requirement (tie-handling by shortest duration) without modification, and in Q4 they propose a revised, logically complete procedure that guarantees the program selects the cheapest flight and resolves ties appropriately. Together, the item elicits students’ ability to diagnose why a solution fails, test it systematically, and redesign it to meet clearly specified correctness criteria.</w:t>
      </w:r>
    </w:p>
    <w:p w:rsidR="00000000" w:rsidDel="00000000" w:rsidP="00000000" w:rsidRDefault="00000000" w:rsidRPr="00000000" w14:paraId="00000215">
      <w:pPr>
        <w:rPr>
          <w:color w:val="0000ff"/>
        </w:rPr>
      </w:pPr>
      <w:r w:rsidDel="00000000" w:rsidR="00000000" w:rsidRPr="00000000">
        <w:rPr>
          <w:rtl w:val="0"/>
        </w:rPr>
      </w:r>
    </w:p>
    <w:p w:rsidR="00000000" w:rsidDel="00000000" w:rsidP="00000000" w:rsidRDefault="00000000" w:rsidRPr="00000000" w14:paraId="00000216">
      <w:pPr>
        <w:rPr>
          <w:color w:val="0000ff"/>
        </w:rPr>
      </w:pPr>
      <w:r w:rsidDel="00000000" w:rsidR="00000000" w:rsidRPr="00000000">
        <w:rPr>
          <w:rtl w:val="0"/>
        </w:rPr>
      </w:r>
    </w:p>
    <w:bookmarkStart w:colFirst="0" w:colLast="0" w:name="kix.muqrjfns4xkf" w:id="14"/>
    <w:bookmarkEnd w:id="14"/>
    <w:p w:rsidR="00000000" w:rsidDel="00000000" w:rsidP="00000000" w:rsidRDefault="00000000" w:rsidRPr="00000000" w14:paraId="00000217">
      <w:pPr>
        <w:spacing w:after="240" w:before="240" w:lineRule="auto"/>
        <w:rPr>
          <w:b w:val="1"/>
          <w:bCs w:val="1"/>
        </w:rPr>
      </w:pPr>
      <w:r w:rsidDel="00000000" w:rsidR="00000000" w:rsidRPr="00000000">
        <w:rPr>
          <w:b w:val="1"/>
          <w:bCs w:val="1"/>
          <w:rtl w:val="0"/>
        </w:rPr>
        <w:t xml:space="preserve">CheapFlights [OE]</w:t>
      </w:r>
    </w:p>
    <w:p w:rsidR="00000000" w:rsidDel="00000000" w:rsidP="00000000" w:rsidRDefault="00000000" w:rsidRPr="00000000" w14:paraId="00000218">
      <w:pPr>
        <w:spacing w:after="240" w:before="240" w:lineRule="auto"/>
        <w:rPr/>
      </w:pPr>
      <w:r w:rsidDel="00000000" w:rsidR="00000000" w:rsidRPr="00000000">
        <w:rPr>
          <w:rtl w:val="0"/>
        </w:rPr>
        <w:t xml:space="preserve">Greg is developing </w:t>
      </w:r>
      <w:r w:rsidDel="00000000" w:rsidR="00000000" w:rsidRPr="00000000">
        <w:rPr>
          <w:b w:val="1"/>
          <w:bCs w:val="1"/>
          <w:rtl w:val="0"/>
        </w:rPr>
        <w:t xml:space="preserve">CheapFlights</w:t>
      </w:r>
      <w:r w:rsidDel="00000000" w:rsidR="00000000" w:rsidRPr="00000000">
        <w:rPr>
          <w:rtl w:val="0"/>
        </w:rPr>
        <w:t xml:space="preserve">, a program that automatically finds the cheapest flights between different cities in the United States. He wants to look at flights from Denver (DEN) to Miami International Airport (MIA) next week. One part of the program has already identified the four cheapest available flights. Another part must now select the single least expensive flight.</w:t>
      </w:r>
    </w:p>
    <w:p w:rsidR="00000000" w:rsidDel="00000000" w:rsidP="00000000" w:rsidRDefault="00000000" w:rsidRPr="00000000" w14:paraId="00000219">
      <w:pPr>
        <w:spacing w:after="240" w:before="240" w:lineRule="auto"/>
        <w:rPr/>
      </w:pPr>
      <w:r w:rsidDel="00000000" w:rsidR="00000000" w:rsidRPr="00000000">
        <w:rPr>
          <w:rtl w:val="0"/>
        </w:rPr>
        <w:t xml:space="preserve">Greg designed the following algorithm for that purpose:</w:t>
      </w:r>
    </w:p>
    <w:p w:rsidR="00000000" w:rsidDel="00000000" w:rsidP="00000000" w:rsidRDefault="00000000" w:rsidRPr="00000000" w14:paraId="0000021A">
      <w:pPr>
        <w:numPr>
          <w:ilvl w:val="0"/>
          <w:numId w:val="1"/>
        </w:numPr>
        <w:ind w:left="720" w:hanging="360"/>
      </w:pPr>
      <w:r w:rsidDel="00000000" w:rsidR="00000000" w:rsidRPr="00000000">
        <w:rPr>
          <w:rtl w:val="0"/>
        </w:rPr>
        <w:t xml:space="preserve">Number the four flights 1–4.</w:t>
      </w:r>
    </w:p>
    <w:p w:rsidR="00000000" w:rsidDel="00000000" w:rsidP="00000000" w:rsidRDefault="00000000" w:rsidRPr="00000000" w14:paraId="0000021B">
      <w:pPr>
        <w:numPr>
          <w:ilvl w:val="0"/>
          <w:numId w:val="1"/>
        </w:numPr>
        <w:ind w:left="720" w:hanging="360"/>
      </w:pPr>
      <w:r w:rsidDel="00000000" w:rsidR="00000000" w:rsidRPr="00000000">
        <w:rPr>
          <w:rtl w:val="0"/>
        </w:rPr>
        <w:t xml:space="preserve">Initially, mark Flight #1 as the “cheapest flight.”</w:t>
      </w:r>
    </w:p>
    <w:p w:rsidR="00000000" w:rsidDel="00000000" w:rsidP="00000000" w:rsidRDefault="00000000" w:rsidRPr="00000000" w14:paraId="0000021C">
      <w:pPr>
        <w:numPr>
          <w:ilvl w:val="0"/>
          <w:numId w:val="1"/>
        </w:numPr>
        <w:ind w:left="720" w:hanging="360"/>
      </w:pPr>
      <w:r w:rsidDel="00000000" w:rsidR="00000000" w:rsidRPr="00000000">
        <w:rPr>
          <w:rtl w:val="0"/>
        </w:rPr>
        <w:t xml:space="preserve">Then, for each Flight for #2 through #4:</w:t>
      </w:r>
    </w:p>
    <w:p w:rsidR="00000000" w:rsidDel="00000000" w:rsidP="00000000" w:rsidRDefault="00000000" w:rsidRPr="00000000" w14:paraId="0000021D">
      <w:pPr>
        <w:numPr>
          <w:ilvl w:val="1"/>
          <w:numId w:val="1"/>
        </w:numPr>
        <w:ind w:left="1440" w:hanging="360"/>
      </w:pPr>
      <w:r w:rsidDel="00000000" w:rsidR="00000000" w:rsidRPr="00000000">
        <w:rPr>
          <w:rtl w:val="0"/>
        </w:rPr>
        <w:t xml:space="preserve">Check whether the flight is cheaper than the flight that came before it.</w:t>
      </w:r>
    </w:p>
    <w:p w:rsidR="00000000" w:rsidDel="00000000" w:rsidP="00000000" w:rsidRDefault="00000000" w:rsidRPr="00000000" w14:paraId="0000021E">
      <w:pPr>
        <w:numPr>
          <w:ilvl w:val="1"/>
          <w:numId w:val="1"/>
        </w:numPr>
        <w:ind w:left="1440" w:hanging="360"/>
      </w:pPr>
      <w:r w:rsidDel="00000000" w:rsidR="00000000" w:rsidRPr="00000000">
        <w:rPr>
          <w:rtl w:val="0"/>
        </w:rPr>
        <w:t xml:space="preserve">If it is cheaper, mark it as the new “cheapest flight.”</w:t>
      </w:r>
    </w:p>
    <w:p w:rsidR="00000000" w:rsidDel="00000000" w:rsidP="00000000" w:rsidRDefault="00000000" w:rsidRPr="00000000" w14:paraId="0000021F">
      <w:pPr>
        <w:numPr>
          <w:ilvl w:val="1"/>
          <w:numId w:val="1"/>
        </w:numPr>
        <w:ind w:left="1440" w:hanging="360"/>
      </w:pPr>
      <w:r w:rsidDel="00000000" w:rsidR="00000000" w:rsidRPr="00000000">
        <w:rPr>
          <w:rtl w:val="0"/>
        </w:rPr>
        <w:t xml:space="preserve">Proceed to check the next flight.</w:t>
      </w:r>
    </w:p>
    <w:p w:rsidR="00000000" w:rsidDel="00000000" w:rsidP="00000000" w:rsidRDefault="00000000" w:rsidRPr="00000000" w14:paraId="00000220">
      <w:pPr>
        <w:numPr>
          <w:ilvl w:val="0"/>
          <w:numId w:val="1"/>
        </w:numPr>
        <w:ind w:left="720" w:hanging="360"/>
      </w:pPr>
      <w:r w:rsidDel="00000000" w:rsidR="00000000" w:rsidRPr="00000000">
        <w:rPr>
          <w:rtl w:val="0"/>
        </w:rPr>
        <w:t xml:space="preserve">Whichever flight is marked the “cheapest flight” at the end is the cheapest flight.</w:t>
      </w:r>
    </w:p>
    <w:p w:rsidR="00000000" w:rsidDel="00000000" w:rsidP="00000000" w:rsidRDefault="00000000" w:rsidRPr="00000000" w14:paraId="00000221">
      <w:pPr>
        <w:spacing w:after="240" w:before="240" w:lineRule="auto"/>
        <w:rPr/>
      </w:pPr>
      <w:r w:rsidDel="00000000" w:rsidR="00000000" w:rsidRPr="00000000">
        <w:rPr>
          <w:rtl w:val="0"/>
        </w:rPr>
        <w:t xml:space="preserve">Greg has observed that his algorithm does not always return the lowest-priced flight. He wants to test whether the error occurs in all cases or only in certain situations, so he designs a set of test cases to evaluate it.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[Test Case 1]</w:t>
      </w:r>
    </w:p>
    <w:p w:rsidR="00000000" w:rsidDel="00000000" w:rsidP="00000000" w:rsidRDefault="00000000" w:rsidRPr="00000000" w14:paraId="00000224">
      <w:pPr>
        <w:rPr/>
      </w:pPr>
      <w:r w:rsidDel="00000000" w:rsidR="00000000" w:rsidRPr="00000000">
        <w:rPr>
          <w:rtl w:val="0"/>
        </w:rPr>
        <w:t xml:space="preserve">Prices: $120, $85, $149, $99</w:t>
      </w:r>
    </w:p>
    <w:p w:rsidR="00000000" w:rsidDel="00000000" w:rsidP="00000000" w:rsidRDefault="00000000" w:rsidRPr="00000000" w14:paraId="00000225">
      <w:pPr>
        <w:rPr/>
      </w:pPr>
      <w:r w:rsidDel="00000000" w:rsidR="00000000" w:rsidRPr="00000000">
        <w:rPr>
          <w:rtl w:val="0"/>
        </w:rPr>
        <w:t xml:space="preserve">A correct algorithm should determine the cheapest flight is: $85</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[Test Case 2]</w:t>
      </w:r>
    </w:p>
    <w:p w:rsidR="00000000" w:rsidDel="00000000" w:rsidP="00000000" w:rsidRDefault="00000000" w:rsidRPr="00000000" w14:paraId="00000228">
      <w:pPr>
        <w:rPr/>
      </w:pPr>
      <w:r w:rsidDel="00000000" w:rsidR="00000000" w:rsidRPr="00000000">
        <w:rPr>
          <w:rtl w:val="0"/>
        </w:rPr>
        <w:t xml:space="preserve">Prices: $79, $100, $219, $264</w:t>
      </w:r>
    </w:p>
    <w:p w:rsidR="00000000" w:rsidDel="00000000" w:rsidP="00000000" w:rsidRDefault="00000000" w:rsidRPr="00000000" w14:paraId="00000229">
      <w:pPr>
        <w:rPr/>
      </w:pPr>
      <w:r w:rsidDel="00000000" w:rsidR="00000000" w:rsidRPr="00000000">
        <w:rPr>
          <w:rtl w:val="0"/>
        </w:rPr>
        <w:t xml:space="preserve">A correct algorithm should determine the cheapest flight is: $79</w:t>
      </w:r>
    </w:p>
    <w:p w:rsidR="00000000" w:rsidDel="00000000" w:rsidP="00000000" w:rsidRDefault="00000000" w:rsidRPr="00000000" w14:paraId="0000022A">
      <w:pPr>
        <w:spacing w:after="240" w:before="240" w:lineRule="auto"/>
        <w:rPr/>
      </w:pPr>
      <w:r w:rsidDel="00000000" w:rsidR="00000000" w:rsidRPr="00000000">
        <w:rPr>
          <w:rtl w:val="0"/>
        </w:rPr>
      </w:r>
    </w:p>
    <w:p w:rsidR="00000000" w:rsidDel="00000000" w:rsidP="00000000" w:rsidRDefault="00000000" w:rsidRPr="00000000" w14:paraId="0000022B">
      <w:pPr>
        <w:spacing w:after="240" w:before="240" w:lineRule="auto"/>
        <w:rPr/>
      </w:pPr>
      <w:r w:rsidDel="00000000" w:rsidR="00000000" w:rsidRPr="00000000">
        <w:rPr>
          <w:rtl w:val="0"/>
        </w:rPr>
        <w:t xml:space="preserve">[Q1] For the two test cases above, in how many cases would Greg’s algorithm fail to identify the correct cheapest flight?</w:t>
      </w:r>
    </w:p>
    <w:p w:rsidR="00000000" w:rsidDel="00000000" w:rsidP="00000000" w:rsidRDefault="00000000" w:rsidRPr="00000000" w14:paraId="0000022C">
      <w:pPr>
        <w:rPr/>
      </w:pPr>
      <w:r w:rsidDel="00000000" w:rsidR="00000000" w:rsidRPr="00000000">
        <w:rPr>
          <w:rtl w:val="0"/>
        </w:rPr>
        <w:t xml:space="preserve">["a. None",  "b. One", "c. Both", "d. Cannot be determined"]'''</w:t>
      </w:r>
    </w:p>
    <w:p w:rsidR="00000000" w:rsidDel="00000000" w:rsidP="00000000" w:rsidRDefault="00000000" w:rsidRPr="00000000" w14:paraId="0000022D">
      <w:pPr>
        <w:spacing w:after="240" w:before="240" w:lineRule="auto"/>
        <w:rPr/>
      </w:pPr>
      <w:r w:rsidDel="00000000" w:rsidR="00000000" w:rsidRPr="00000000">
        <w:rPr>
          <w:rtl w:val="0"/>
        </w:rPr>
        <w:t xml:space="preserve">[Q2] Create your own test case (four flight prices) where Greg’s algorithm fails and </w:t>
      </w:r>
      <w:r w:rsidDel="00000000" w:rsidR="00000000" w:rsidRPr="00000000">
        <w:rPr>
          <w:color w:val="0000ff"/>
          <w:rtl w:val="0"/>
        </w:rPr>
        <w:t xml:space="preserve">explain why.</w:t>
      </w:r>
      <w:r w:rsidDel="00000000" w:rsidR="00000000" w:rsidRPr="00000000">
        <w:rPr>
          <w:rtl w:val="0"/>
        </w:rPr>
        <w:t xml:space="preserve"> Your case must be different from the two examples above.</w:t>
      </w:r>
    </w:p>
    <w:p w:rsidR="00000000" w:rsidDel="00000000" w:rsidP="00000000" w:rsidRDefault="00000000" w:rsidRPr="00000000" w14:paraId="0000022E">
      <w:pPr>
        <w:spacing w:after="240" w:before="240" w:lineRule="auto"/>
        <w:rPr/>
      </w:pPr>
      <w:r w:rsidDel="00000000" w:rsidR="00000000" w:rsidRPr="00000000">
        <w:rPr>
          <w:rtl w:val="0"/>
        </w:rPr>
        <w:t xml:space="preserve">[Q3] Suppose Greg fixes the algorithm so that it always finds the cheapest flight. Now he also wants the program to handle ties: if two or more flights share the same lowest price, it should choose the one with the shortest duration. If the duration of all flights is already known, can the current algorithm accomplish this goal without additional steps? </w:t>
      </w:r>
    </w:p>
    <w:p w:rsidR="00000000" w:rsidDel="00000000" w:rsidP="00000000" w:rsidRDefault="00000000" w:rsidRPr="00000000" w14:paraId="0000022F">
      <w:pPr>
        <w:spacing w:after="240" w:before="240" w:lineRule="auto"/>
        <w:rPr>
          <w:color w:val="0000ff"/>
        </w:rPr>
      </w:pPr>
      <w:r w:rsidDel="00000000" w:rsidR="00000000" w:rsidRPr="00000000">
        <w:rPr>
          <w:rtl w:val="0"/>
        </w:rPr>
        <w:t xml:space="preserve">["a. Yes",  "b. No", </w:t>
      </w:r>
      <w:r w:rsidDel="00000000" w:rsidR="00000000" w:rsidRPr="00000000">
        <w:rPr>
          <w:color w:val="0000ff"/>
          <w:rtl w:val="0"/>
        </w:rPr>
        <w:t xml:space="preserve"> "c. Can’t be determined"]'''</w:t>
      </w:r>
    </w:p>
    <w:p w:rsidR="00000000" w:rsidDel="00000000" w:rsidP="00000000" w:rsidRDefault="00000000" w:rsidRPr="00000000" w14:paraId="00000230">
      <w:pPr>
        <w:spacing w:after="240" w:before="240" w:lineRule="auto"/>
        <w:rPr>
          <w:color w:val="0000ff"/>
        </w:rPr>
      </w:pPr>
      <w:r w:rsidDel="00000000" w:rsidR="00000000" w:rsidRPr="00000000">
        <w:rPr>
          <w:color w:val="0000ff"/>
          <w:rtl w:val="0"/>
        </w:rPr>
        <w:t xml:space="preserve">[Q4] Greg wants the program to always choose the cheapest and shortest flight. Describe, in clear step-by-step </w:t>
      </w:r>
      <w:r w:rsidDel="00000000" w:rsidR="00000000" w:rsidRPr="00000000">
        <w:rPr>
          <w:color w:val="0000ff"/>
          <w:sz w:val="24"/>
          <w:szCs w:val="24"/>
          <w:rtl w:val="0"/>
        </w:rPr>
        <w:t xml:space="preserve">algorithm </w:t>
      </w:r>
      <w:r w:rsidDel="00000000" w:rsidR="00000000" w:rsidRPr="00000000">
        <w:rPr>
          <w:color w:val="0000ff"/>
          <w:rtl w:val="0"/>
        </w:rPr>
        <w:t xml:space="preserve">, how the algorithm should operate to ensure this outcome.</w:t>
      </w:r>
    </w:p>
    <w:p w:rsidR="00000000" w:rsidDel="00000000" w:rsidP="00000000" w:rsidRDefault="00000000" w:rsidRPr="00000000" w14:paraId="00000231">
      <w:pPr>
        <w:spacing w:after="240" w:before="240" w:lineRule="auto"/>
        <w:rPr/>
      </w:pPr>
      <w:r w:rsidDel="00000000" w:rsidR="00000000" w:rsidRPr="00000000">
        <w:br w:type="page"/>
      </w:r>
      <w:r w:rsidDel="00000000" w:rsidR="00000000" w:rsidRPr="00000000">
        <w:rPr>
          <w:rtl w:val="0"/>
        </w:rPr>
      </w:r>
    </w:p>
    <w:bookmarkStart w:colFirst="0" w:colLast="0" w:name="kix.mnjdj6p2ur8t" w:id="15"/>
    <w:bookmarkEnd w:id="15"/>
    <w:p w:rsidR="00000000" w:rsidDel="00000000" w:rsidP="00000000" w:rsidRDefault="00000000" w:rsidRPr="00000000" w14:paraId="00000232">
      <w:pPr>
        <w:spacing w:after="240" w:before="240" w:lineRule="auto"/>
        <w:rPr/>
      </w:pPr>
      <w:r w:rsidDel="00000000" w:rsidR="00000000" w:rsidRPr="00000000">
        <w:rPr>
          <w:b w:val="1"/>
          <w:bCs w:val="1"/>
          <w:rtl w:val="0"/>
        </w:rPr>
        <w:t xml:space="preserve">CheapFlights [OE SG]</w:t>
      </w:r>
      <w:r w:rsidDel="00000000" w:rsidR="00000000" w:rsidRPr="00000000">
        <w:rPr>
          <w:rtl w:val="0"/>
        </w:rPr>
      </w:r>
    </w:p>
    <w:tbl>
      <w:tblPr>
        <w:tblStyle w:val="Table17"/>
        <w:tblW w:w="10455.0" w:type="dxa"/>
        <w:jc w:val="left"/>
        <w:tblInd w:w="-2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0"/>
        <w:gridCol w:w="1605"/>
        <w:gridCol w:w="7740"/>
        <w:tblGridChange w:id="0">
          <w:tblGrid>
            <w:gridCol w:w="1110"/>
            <w:gridCol w:w="1605"/>
            <w:gridCol w:w="7740"/>
          </w:tblGrid>
        </w:tblGridChange>
      </w:tblGrid>
      <w:tr>
        <w:trPr>
          <w:cantSplit w:val="0"/>
          <w:trHeight w:val="515" w:hRule="atLeast"/>
          <w:tblHeader w:val="0"/>
        </w:trPr>
        <w:tc>
          <w:tcPr/>
          <w:p w:rsidR="00000000" w:rsidDel="00000000" w:rsidP="00000000" w:rsidRDefault="00000000" w:rsidRPr="00000000" w14:paraId="00000233">
            <w:pPr>
              <w:jc w:val="center"/>
              <w:rPr>
                <w:sz w:val="20"/>
                <w:szCs w:val="20"/>
              </w:rPr>
            </w:pPr>
            <w:r w:rsidDel="00000000" w:rsidR="00000000" w:rsidRPr="00000000">
              <w:rPr>
                <w:b w:val="1"/>
                <w:bCs w:val="1"/>
                <w:sz w:val="20"/>
                <w:szCs w:val="20"/>
                <w:rtl w:val="0"/>
              </w:rPr>
              <w:t xml:space="preserve">Waypoint</w:t>
            </w:r>
            <w:r w:rsidDel="00000000" w:rsidR="00000000" w:rsidRPr="00000000">
              <w:rPr>
                <w:rtl w:val="0"/>
              </w:rPr>
            </w:r>
          </w:p>
        </w:tc>
        <w:tc>
          <w:tcPr/>
          <w:p w:rsidR="00000000" w:rsidDel="00000000" w:rsidP="00000000" w:rsidRDefault="00000000" w:rsidRPr="00000000" w14:paraId="00000234">
            <w:pPr>
              <w:jc w:val="center"/>
              <w:rPr>
                <w:sz w:val="20"/>
                <w:szCs w:val="20"/>
              </w:rPr>
            </w:pPr>
            <w:r w:rsidDel="00000000" w:rsidR="00000000" w:rsidRPr="00000000">
              <w:rPr>
                <w:b w:val="1"/>
                <w:bCs w:val="1"/>
                <w:sz w:val="20"/>
                <w:szCs w:val="20"/>
                <w:rtl w:val="0"/>
              </w:rPr>
              <w:t xml:space="preserve">Q1</w:t>
            </w:r>
            <w:r w:rsidDel="00000000" w:rsidR="00000000" w:rsidRPr="00000000">
              <w:rPr>
                <w:rtl w:val="0"/>
              </w:rPr>
            </w:r>
          </w:p>
        </w:tc>
        <w:tc>
          <w:tcPr/>
          <w:p w:rsidR="00000000" w:rsidDel="00000000" w:rsidP="00000000" w:rsidRDefault="00000000" w:rsidRPr="00000000" w14:paraId="00000235">
            <w:pPr>
              <w:jc w:val="center"/>
              <w:rPr>
                <w:b w:val="1"/>
                <w:bCs w:val="1"/>
                <w:sz w:val="20"/>
                <w:szCs w:val="20"/>
              </w:rPr>
            </w:pPr>
            <w:r w:rsidDel="00000000" w:rsidR="00000000" w:rsidRPr="00000000">
              <w:rPr>
                <w:b w:val="1"/>
                <w:bCs w:val="1"/>
                <w:sz w:val="20"/>
                <w:szCs w:val="20"/>
                <w:rtl w:val="0"/>
              </w:rPr>
              <w:t xml:space="preserve">Q2 with Response Examples</w:t>
            </w:r>
          </w:p>
        </w:tc>
      </w:tr>
      <w:tr>
        <w:trPr>
          <w:cantSplit w:val="0"/>
          <w:trHeight w:val="2047.5" w:hRule="atLeast"/>
          <w:tblHeader w:val="0"/>
        </w:trPr>
        <w:tc>
          <w:tcPr/>
          <w:p w:rsidR="00000000" w:rsidDel="00000000" w:rsidP="00000000" w:rsidRDefault="00000000" w:rsidRPr="00000000" w14:paraId="00000236">
            <w:pPr>
              <w:rPr>
                <w:sz w:val="20"/>
                <w:szCs w:val="20"/>
              </w:rPr>
            </w:pPr>
            <w:r w:rsidDel="00000000" w:rsidR="00000000" w:rsidRPr="00000000">
              <w:rPr>
                <w:b w:val="1"/>
                <w:bCs w:val="1"/>
                <w:sz w:val="20"/>
                <w:szCs w:val="20"/>
                <w:rtl w:val="0"/>
              </w:rPr>
              <w:t xml:space="preserve">AEI 3</w:t>
            </w:r>
            <w:r w:rsidDel="00000000" w:rsidR="00000000" w:rsidRPr="00000000">
              <w:rPr>
                <w:rtl w:val="0"/>
              </w:rPr>
            </w:r>
          </w:p>
        </w:tc>
        <w:tc>
          <w:tcPr/>
          <w:p w:rsidR="00000000" w:rsidDel="00000000" w:rsidP="00000000" w:rsidRDefault="00000000" w:rsidRPr="00000000" w14:paraId="00000237">
            <w:pPr>
              <w:rPr>
                <w:sz w:val="20"/>
                <w:szCs w:val="20"/>
              </w:rPr>
            </w:pPr>
            <w:r w:rsidDel="00000000" w:rsidR="00000000" w:rsidRPr="00000000">
              <w:rPr>
                <w:b w:val="1"/>
                <w:bCs w:val="1"/>
                <w:sz w:val="18"/>
                <w:szCs w:val="18"/>
                <w:rtl w:val="0"/>
              </w:rPr>
              <w:t xml:space="preserve">b. One</w:t>
            </w:r>
            <w:r w:rsidDel="00000000" w:rsidR="00000000" w:rsidRPr="00000000">
              <w:rPr>
                <w:rtl w:val="0"/>
              </w:rPr>
            </w:r>
          </w:p>
        </w:tc>
        <w:tc>
          <w:tcPr/>
          <w:p w:rsidR="00000000" w:rsidDel="00000000" w:rsidP="00000000" w:rsidRDefault="00000000" w:rsidRPr="00000000" w14:paraId="00000238">
            <w:pPr>
              <w:rPr>
                <w:b w:val="1"/>
                <w:bCs w:val="1"/>
                <w:sz w:val="18"/>
                <w:szCs w:val="18"/>
              </w:rPr>
            </w:pPr>
            <w:r w:rsidDel="00000000" w:rsidR="00000000" w:rsidRPr="00000000">
              <w:rPr>
                <w:b w:val="1"/>
                <w:bCs w:val="1"/>
                <w:sz w:val="18"/>
                <w:szCs w:val="18"/>
                <w:rtl w:val="0"/>
              </w:rPr>
              <w:t xml:space="preserve">Provides a valid failure test case with how an incorrect comparison leads to a wrong update of the cheapest flight, which then affects later decisions and causes the algorithm to return the wrong final answer.</w:t>
            </w:r>
          </w:p>
          <w:p w:rsidR="00000000" w:rsidDel="00000000" w:rsidP="00000000" w:rsidRDefault="00000000" w:rsidRPr="00000000" w14:paraId="00000239">
            <w:pPr>
              <w:rPr>
                <w:b w:val="1"/>
                <w:bCs w:val="1"/>
                <w:sz w:val="18"/>
                <w:szCs w:val="18"/>
              </w:rPr>
            </w:pPr>
            <w:r w:rsidDel="00000000" w:rsidR="00000000" w:rsidRPr="00000000">
              <w:rPr>
                <w:rtl w:val="0"/>
              </w:rPr>
            </w:r>
          </w:p>
          <w:p w:rsidR="00000000" w:rsidDel="00000000" w:rsidP="00000000" w:rsidRDefault="00000000" w:rsidRPr="00000000" w14:paraId="0000023A">
            <w:pPr>
              <w:rPr>
                <w:b w:val="1"/>
                <w:bCs w:val="1"/>
                <w:sz w:val="18"/>
                <w:szCs w:val="18"/>
              </w:rPr>
            </w:pPr>
            <w:r w:rsidDel="00000000" w:rsidR="00000000" w:rsidRPr="00000000">
              <w:rPr>
                <w:b w:val="1"/>
                <w:bCs w:val="1"/>
                <w:sz w:val="18"/>
                <w:szCs w:val="18"/>
                <w:rtl w:val="0"/>
              </w:rPr>
              <w:t xml:space="preserve">Q2: Prices: 50, 100, 60, 80</w:t>
            </w:r>
          </w:p>
          <w:p w:rsidR="00000000" w:rsidDel="00000000" w:rsidP="00000000" w:rsidRDefault="00000000" w:rsidRPr="00000000" w14:paraId="0000023B">
            <w:pPr>
              <w:rPr>
                <w:b w:val="1"/>
                <w:bCs w:val="1"/>
                <w:sz w:val="18"/>
                <w:szCs w:val="18"/>
              </w:rPr>
            </w:pPr>
            <w:r w:rsidDel="00000000" w:rsidR="00000000" w:rsidRPr="00000000">
              <w:rPr>
                <w:b w:val="1"/>
                <w:bCs w:val="1"/>
                <w:sz w:val="18"/>
                <w:szCs w:val="18"/>
                <w:rtl w:val="0"/>
              </w:rPr>
              <w:t xml:space="preserve">Explanation: The true cheapest flight is 50. However, the algorithm compares each flight only to the one immediately before it. Because 60 is cheaper than 100, it becomes the new “cheapest,” even though 50 is cheaper than all others. The algorithm therefore incorrectly returns 60.</w:t>
            </w:r>
          </w:p>
          <w:p w:rsidR="00000000" w:rsidDel="00000000" w:rsidP="00000000" w:rsidRDefault="00000000" w:rsidRPr="00000000" w14:paraId="0000023C">
            <w:pPr>
              <w:rPr>
                <w:b w:val="1"/>
                <w:bCs w:val="1"/>
                <w:sz w:val="18"/>
                <w:szCs w:val="18"/>
              </w:rPr>
            </w:pPr>
            <w:r w:rsidDel="00000000" w:rsidR="00000000" w:rsidRPr="00000000">
              <w:rPr>
                <w:rtl w:val="0"/>
              </w:rPr>
            </w:r>
          </w:p>
        </w:tc>
      </w:tr>
      <w:tr>
        <w:trPr>
          <w:cantSplit w:val="0"/>
          <w:trHeight w:val="2047.5" w:hRule="atLeast"/>
          <w:tblHeader w:val="0"/>
        </w:trPr>
        <w:tc>
          <w:tcPr/>
          <w:p w:rsidR="00000000" w:rsidDel="00000000" w:rsidP="00000000" w:rsidRDefault="00000000" w:rsidRPr="00000000" w14:paraId="0000023D">
            <w:pPr>
              <w:rPr>
                <w:sz w:val="20"/>
                <w:szCs w:val="20"/>
              </w:rPr>
            </w:pPr>
            <w:r w:rsidDel="00000000" w:rsidR="00000000" w:rsidRPr="00000000">
              <w:rPr>
                <w:b w:val="1"/>
                <w:bCs w:val="1"/>
                <w:sz w:val="20"/>
                <w:szCs w:val="20"/>
                <w:rtl w:val="0"/>
              </w:rPr>
              <w:t xml:space="preserve">AEI 2</w:t>
            </w:r>
            <w:r w:rsidDel="00000000" w:rsidR="00000000" w:rsidRPr="00000000">
              <w:rPr>
                <w:rtl w:val="0"/>
              </w:rPr>
            </w:r>
          </w:p>
        </w:tc>
        <w:tc>
          <w:tcPr/>
          <w:p w:rsidR="00000000" w:rsidDel="00000000" w:rsidP="00000000" w:rsidRDefault="00000000" w:rsidRPr="00000000" w14:paraId="0000023E">
            <w:pPr>
              <w:rPr>
                <w:sz w:val="20"/>
                <w:szCs w:val="20"/>
              </w:rPr>
            </w:pPr>
            <w:r w:rsidDel="00000000" w:rsidR="00000000" w:rsidRPr="00000000">
              <w:rPr>
                <w:b w:val="1"/>
                <w:bCs w:val="1"/>
                <w:sz w:val="18"/>
                <w:szCs w:val="18"/>
                <w:rtl w:val="0"/>
              </w:rPr>
              <w:t xml:space="preserve">b. One</w:t>
            </w:r>
            <w:r w:rsidDel="00000000" w:rsidR="00000000" w:rsidRPr="00000000">
              <w:rPr>
                <w:rtl w:val="0"/>
              </w:rPr>
            </w:r>
          </w:p>
        </w:tc>
        <w:tc>
          <w:tcPr/>
          <w:p w:rsidR="00000000" w:rsidDel="00000000" w:rsidP="00000000" w:rsidRDefault="00000000" w:rsidRPr="00000000" w14:paraId="0000023F">
            <w:pPr>
              <w:rPr>
                <w:b w:val="1"/>
                <w:bCs w:val="1"/>
                <w:sz w:val="18"/>
                <w:szCs w:val="18"/>
              </w:rPr>
            </w:pPr>
            <w:r w:rsidDel="00000000" w:rsidR="00000000" w:rsidRPr="00000000">
              <w:rPr>
                <w:b w:val="1"/>
                <w:bCs w:val="1"/>
                <w:sz w:val="18"/>
                <w:szCs w:val="18"/>
                <w:rtl w:val="0"/>
              </w:rPr>
              <w:t xml:space="preserve">Attempts to construct a failure case, but gives little or no explanation of how this mistake affects the algorithm’s overall result.</w:t>
            </w:r>
          </w:p>
          <w:p w:rsidR="00000000" w:rsidDel="00000000" w:rsidP="00000000" w:rsidRDefault="00000000" w:rsidRPr="00000000" w14:paraId="00000240">
            <w:pPr>
              <w:rPr>
                <w:b w:val="1"/>
                <w:bCs w:val="1"/>
                <w:sz w:val="18"/>
                <w:szCs w:val="18"/>
              </w:rPr>
            </w:pPr>
            <w:r w:rsidDel="00000000" w:rsidR="00000000" w:rsidRPr="00000000">
              <w:rPr>
                <w:rtl w:val="0"/>
              </w:rPr>
            </w:r>
          </w:p>
          <w:p w:rsidR="00000000" w:rsidDel="00000000" w:rsidP="00000000" w:rsidRDefault="00000000" w:rsidRPr="00000000" w14:paraId="00000241">
            <w:pPr>
              <w:rPr>
                <w:b w:val="1"/>
                <w:bCs w:val="1"/>
                <w:sz w:val="18"/>
                <w:szCs w:val="18"/>
              </w:rPr>
            </w:pPr>
            <w:r w:rsidDel="00000000" w:rsidR="00000000" w:rsidRPr="00000000">
              <w:rPr>
                <w:b w:val="1"/>
                <w:bCs w:val="1"/>
                <w:sz w:val="18"/>
                <w:szCs w:val="18"/>
                <w:rtl w:val="0"/>
              </w:rPr>
              <w:t xml:space="preserve">Q2: Prices: 60, 100, 90, 80. The algorithm doesn’t work because it compares flights incorrectly.</w:t>
            </w:r>
          </w:p>
          <w:p w:rsidR="00000000" w:rsidDel="00000000" w:rsidP="00000000" w:rsidRDefault="00000000" w:rsidRPr="00000000" w14:paraId="00000242">
            <w:pPr>
              <w:rPr>
                <w:b w:val="1"/>
                <w:bCs w:val="1"/>
                <w:sz w:val="18"/>
                <w:szCs w:val="18"/>
              </w:rPr>
            </w:pPr>
            <w:r w:rsidDel="00000000" w:rsidR="00000000" w:rsidRPr="00000000">
              <w:rPr>
                <w:rtl w:val="0"/>
              </w:rPr>
            </w:r>
          </w:p>
        </w:tc>
      </w:tr>
      <w:tr>
        <w:trPr>
          <w:cantSplit w:val="0"/>
          <w:trHeight w:val="2047.5" w:hRule="atLeast"/>
          <w:tblHeader w:val="0"/>
        </w:trPr>
        <w:tc>
          <w:tcPr/>
          <w:p w:rsidR="00000000" w:rsidDel="00000000" w:rsidP="00000000" w:rsidRDefault="00000000" w:rsidRPr="00000000" w14:paraId="00000243">
            <w:pPr>
              <w:rPr>
                <w:sz w:val="20"/>
                <w:szCs w:val="20"/>
              </w:rPr>
            </w:pPr>
            <w:r w:rsidDel="00000000" w:rsidR="00000000" w:rsidRPr="00000000">
              <w:rPr>
                <w:b w:val="1"/>
                <w:bCs w:val="1"/>
                <w:sz w:val="20"/>
                <w:szCs w:val="20"/>
                <w:rtl w:val="0"/>
              </w:rPr>
              <w:t xml:space="preserve">AEI 1</w:t>
            </w:r>
            <w:r w:rsidDel="00000000" w:rsidR="00000000" w:rsidRPr="00000000">
              <w:rPr>
                <w:rtl w:val="0"/>
              </w:rPr>
            </w:r>
          </w:p>
        </w:tc>
        <w:tc>
          <w:tcPr/>
          <w:p w:rsidR="00000000" w:rsidDel="00000000" w:rsidP="00000000" w:rsidRDefault="00000000" w:rsidRPr="00000000" w14:paraId="00000244">
            <w:pPr>
              <w:rPr>
                <w:sz w:val="20"/>
                <w:szCs w:val="20"/>
              </w:rPr>
            </w:pPr>
            <w:r w:rsidDel="00000000" w:rsidR="00000000" w:rsidRPr="00000000">
              <w:rPr>
                <w:b w:val="1"/>
                <w:bCs w:val="1"/>
                <w:sz w:val="18"/>
                <w:szCs w:val="18"/>
                <w:rtl w:val="0"/>
              </w:rPr>
              <w:t xml:space="preserve">a / b / c / d</w:t>
            </w:r>
            <w:r w:rsidDel="00000000" w:rsidR="00000000" w:rsidRPr="00000000">
              <w:rPr>
                <w:rtl w:val="0"/>
              </w:rPr>
            </w:r>
          </w:p>
        </w:tc>
        <w:tc>
          <w:tcPr/>
          <w:p w:rsidR="00000000" w:rsidDel="00000000" w:rsidP="00000000" w:rsidRDefault="00000000" w:rsidRPr="00000000" w14:paraId="00000245">
            <w:pPr>
              <w:rPr>
                <w:b w:val="1"/>
                <w:bCs w:val="1"/>
                <w:sz w:val="18"/>
                <w:szCs w:val="18"/>
              </w:rPr>
            </w:pPr>
            <w:r w:rsidDel="00000000" w:rsidR="00000000" w:rsidRPr="00000000">
              <w:rPr>
                <w:b w:val="1"/>
                <w:bCs w:val="1"/>
                <w:sz w:val="18"/>
                <w:szCs w:val="18"/>
                <w:rtl w:val="0"/>
              </w:rPr>
              <w:t xml:space="preserve">The test case is invalid, irrelevant, or contradicts the task goal (identifying the cheapest flight).</w:t>
            </w:r>
          </w:p>
          <w:p w:rsidR="00000000" w:rsidDel="00000000" w:rsidP="00000000" w:rsidRDefault="00000000" w:rsidRPr="00000000" w14:paraId="00000246">
            <w:pPr>
              <w:rPr>
                <w:b w:val="1"/>
                <w:bCs w:val="1"/>
                <w:sz w:val="18"/>
                <w:szCs w:val="18"/>
              </w:rPr>
            </w:pPr>
            <w:r w:rsidDel="00000000" w:rsidR="00000000" w:rsidRPr="00000000">
              <w:rPr>
                <w:rtl w:val="0"/>
              </w:rPr>
            </w:r>
          </w:p>
          <w:p w:rsidR="00000000" w:rsidDel="00000000" w:rsidP="00000000" w:rsidRDefault="00000000" w:rsidRPr="00000000" w14:paraId="00000247">
            <w:pPr>
              <w:rPr>
                <w:b w:val="1"/>
                <w:bCs w:val="1"/>
                <w:sz w:val="18"/>
                <w:szCs w:val="18"/>
              </w:rPr>
            </w:pPr>
            <w:r w:rsidDel="00000000" w:rsidR="00000000" w:rsidRPr="00000000">
              <w:rPr>
                <w:b w:val="1"/>
                <w:bCs w:val="1"/>
                <w:sz w:val="18"/>
                <w:szCs w:val="18"/>
                <w:rtl w:val="0"/>
              </w:rPr>
              <w:t xml:space="preserve">Q2: Prices: 200, 180, 210, 170, 220 (Invalid: five values instead of four)</w:t>
            </w:r>
          </w:p>
          <w:p w:rsidR="00000000" w:rsidDel="00000000" w:rsidP="00000000" w:rsidRDefault="00000000" w:rsidRPr="00000000" w14:paraId="00000248">
            <w:pPr>
              <w:rPr>
                <w:b w:val="1"/>
                <w:bCs w:val="1"/>
                <w:sz w:val="18"/>
                <w:szCs w:val="18"/>
              </w:rPr>
            </w:pPr>
            <w:r w:rsidDel="00000000" w:rsidR="00000000" w:rsidRPr="00000000">
              <w:rPr>
                <w:rtl w:val="0"/>
              </w:rPr>
            </w:r>
          </w:p>
          <w:p w:rsidR="00000000" w:rsidDel="00000000" w:rsidP="00000000" w:rsidRDefault="00000000" w:rsidRPr="00000000" w14:paraId="00000249">
            <w:pPr>
              <w:rPr>
                <w:b w:val="1"/>
                <w:bCs w:val="1"/>
                <w:sz w:val="18"/>
                <w:szCs w:val="18"/>
              </w:rPr>
            </w:pPr>
            <w:r w:rsidDel="00000000" w:rsidR="00000000" w:rsidRPr="00000000">
              <w:rPr>
                <w:b w:val="1"/>
                <w:bCs w:val="1"/>
                <w:sz w:val="18"/>
                <w:szCs w:val="18"/>
                <w:rtl w:val="0"/>
              </w:rPr>
              <w:t xml:space="preserve">If Q1 is incorrect (a, c, or d), the response cannot receive credit above AEI 1, even if Q2 contains a valid failure example.</w:t>
            </w:r>
          </w:p>
        </w:tc>
      </w:tr>
      <w:tr>
        <w:trPr>
          <w:cantSplit w:val="0"/>
          <w:trHeight w:val="2047.5" w:hRule="atLeast"/>
          <w:tblHeader w:val="0"/>
        </w:trPr>
        <w:tc>
          <w:tcPr/>
          <w:p w:rsidR="00000000" w:rsidDel="00000000" w:rsidP="00000000" w:rsidRDefault="00000000" w:rsidRPr="00000000" w14:paraId="0000024A">
            <w:pPr>
              <w:rPr>
                <w:sz w:val="20"/>
                <w:szCs w:val="20"/>
              </w:rPr>
            </w:pPr>
            <w:r w:rsidDel="00000000" w:rsidR="00000000" w:rsidRPr="00000000">
              <w:rPr>
                <w:b w:val="1"/>
                <w:bCs w:val="1"/>
                <w:sz w:val="20"/>
                <w:szCs w:val="20"/>
                <w:rtl w:val="0"/>
              </w:rPr>
              <w:t xml:space="preserve">AEI 0</w:t>
            </w:r>
            <w:r w:rsidDel="00000000" w:rsidR="00000000" w:rsidRPr="00000000">
              <w:rPr>
                <w:rtl w:val="0"/>
              </w:rPr>
            </w:r>
          </w:p>
        </w:tc>
        <w:tc>
          <w:tcPr/>
          <w:p w:rsidR="00000000" w:rsidDel="00000000" w:rsidP="00000000" w:rsidRDefault="00000000" w:rsidRPr="00000000" w14:paraId="0000024B">
            <w:pPr>
              <w:rPr>
                <w:sz w:val="20"/>
                <w:szCs w:val="20"/>
              </w:rPr>
            </w:pPr>
            <w:r w:rsidDel="00000000" w:rsidR="00000000" w:rsidRPr="00000000">
              <w:rPr>
                <w:b w:val="1"/>
                <w:bCs w:val="1"/>
                <w:sz w:val="18"/>
                <w:szCs w:val="18"/>
                <w:rtl w:val="0"/>
              </w:rPr>
              <w:t xml:space="preserve">a / b / c / d</w:t>
            </w:r>
            <w:r w:rsidDel="00000000" w:rsidR="00000000" w:rsidRPr="00000000">
              <w:rPr>
                <w:rtl w:val="0"/>
              </w:rPr>
            </w:r>
          </w:p>
        </w:tc>
        <w:tc>
          <w:tcPr/>
          <w:p w:rsidR="00000000" w:rsidDel="00000000" w:rsidP="00000000" w:rsidRDefault="00000000" w:rsidRPr="00000000" w14:paraId="0000024C">
            <w:pPr>
              <w:rPr>
                <w:b w:val="1"/>
                <w:bCs w:val="1"/>
                <w:sz w:val="18"/>
                <w:szCs w:val="18"/>
              </w:rPr>
            </w:pPr>
            <w:r w:rsidDel="00000000" w:rsidR="00000000" w:rsidRPr="00000000">
              <w:rPr>
                <w:b w:val="1"/>
                <w:bCs w:val="1"/>
                <w:sz w:val="18"/>
                <w:szCs w:val="18"/>
                <w:rtl w:val="0"/>
              </w:rPr>
              <w:t xml:space="preserve">No attempt or completely irrelevant response.</w:t>
            </w:r>
          </w:p>
          <w:p w:rsidR="00000000" w:rsidDel="00000000" w:rsidP="00000000" w:rsidRDefault="00000000" w:rsidRPr="00000000" w14:paraId="0000024D">
            <w:pPr>
              <w:rPr>
                <w:b w:val="1"/>
                <w:bCs w:val="1"/>
                <w:sz w:val="18"/>
                <w:szCs w:val="18"/>
              </w:rPr>
            </w:pPr>
            <w:r w:rsidDel="00000000" w:rsidR="00000000" w:rsidRPr="00000000">
              <w:rPr>
                <w:rtl w:val="0"/>
              </w:rPr>
            </w:r>
          </w:p>
          <w:p w:rsidR="00000000" w:rsidDel="00000000" w:rsidP="00000000" w:rsidRDefault="00000000" w:rsidRPr="00000000" w14:paraId="0000024E">
            <w:pPr>
              <w:rPr>
                <w:b w:val="1"/>
                <w:bCs w:val="1"/>
                <w:sz w:val="18"/>
                <w:szCs w:val="18"/>
              </w:rPr>
            </w:pPr>
            <w:r w:rsidDel="00000000" w:rsidR="00000000" w:rsidRPr="00000000">
              <w:rPr>
                <w:b w:val="1"/>
                <w:bCs w:val="1"/>
                <w:sz w:val="18"/>
                <w:szCs w:val="18"/>
                <w:rtl w:val="0"/>
              </w:rPr>
              <w:t xml:space="preserve">Q2: “If you put a negative number, it would not work.”</w:t>
            </w:r>
          </w:p>
          <w:p w:rsidR="00000000" w:rsidDel="00000000" w:rsidP="00000000" w:rsidRDefault="00000000" w:rsidRPr="00000000" w14:paraId="0000024F">
            <w:pPr>
              <w:rPr>
                <w:b w:val="1"/>
                <w:bCs w:val="1"/>
                <w:sz w:val="18"/>
                <w:szCs w:val="18"/>
              </w:rPr>
            </w:pPr>
            <w:r w:rsidDel="00000000" w:rsidR="00000000" w:rsidRPr="00000000">
              <w:rPr>
                <w:b w:val="1"/>
                <w:bCs w:val="1"/>
                <w:sz w:val="18"/>
                <w:szCs w:val="18"/>
                <w:rtl w:val="0"/>
              </w:rPr>
              <w:t xml:space="preserve">“It would flip a coin.”</w:t>
            </w:r>
          </w:p>
          <w:p w:rsidR="00000000" w:rsidDel="00000000" w:rsidP="00000000" w:rsidRDefault="00000000" w:rsidRPr="00000000" w14:paraId="00000250">
            <w:pPr>
              <w:rPr>
                <w:b w:val="1"/>
                <w:bCs w:val="1"/>
                <w:sz w:val="18"/>
                <w:szCs w:val="18"/>
              </w:rPr>
            </w:pPr>
            <w:r w:rsidDel="00000000" w:rsidR="00000000" w:rsidRPr="00000000">
              <w:rPr>
                <w:b w:val="1"/>
                <w:bCs w:val="1"/>
                <w:sz w:val="18"/>
                <w:szCs w:val="18"/>
                <w:rtl w:val="0"/>
              </w:rPr>
              <w:t xml:space="preserve">“I don’t know.”</w:t>
            </w:r>
          </w:p>
        </w:tc>
      </w:tr>
    </w:tbl>
    <w:p w:rsidR="00000000" w:rsidDel="00000000" w:rsidP="00000000" w:rsidRDefault="00000000" w:rsidRPr="00000000" w14:paraId="00000251">
      <w:pPr>
        <w:spacing w:after="240" w:before="240" w:lineRule="auto"/>
        <w:rPr/>
      </w:pPr>
      <w:r w:rsidDel="00000000" w:rsidR="00000000" w:rsidRPr="00000000">
        <w:rPr>
          <w:rtl w:val="0"/>
        </w:rPr>
      </w:r>
    </w:p>
    <w:p w:rsidR="00000000" w:rsidDel="00000000" w:rsidP="00000000" w:rsidRDefault="00000000" w:rsidRPr="00000000" w14:paraId="0000025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53">
      <w:pPr>
        <w:spacing w:after="240" w:before="240" w:lineRule="auto"/>
        <w:rPr/>
      </w:pPr>
      <w:r w:rsidDel="00000000" w:rsidR="00000000" w:rsidRPr="00000000">
        <w:rPr>
          <w:rtl w:val="0"/>
        </w:rPr>
      </w:r>
    </w:p>
    <w:tbl>
      <w:tblPr>
        <w:tblStyle w:val="Table18"/>
        <w:tblW w:w="10455.0" w:type="dxa"/>
        <w:jc w:val="left"/>
        <w:tblInd w:w="-2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0"/>
        <w:gridCol w:w="1605"/>
        <w:gridCol w:w="7740"/>
        <w:tblGridChange w:id="0">
          <w:tblGrid>
            <w:gridCol w:w="1110"/>
            <w:gridCol w:w="1605"/>
            <w:gridCol w:w="7740"/>
          </w:tblGrid>
        </w:tblGridChange>
      </w:tblGrid>
      <w:tr>
        <w:trPr>
          <w:cantSplit w:val="0"/>
          <w:trHeight w:val="515" w:hRule="atLeast"/>
          <w:tblHeader w:val="0"/>
        </w:trPr>
        <w:tc>
          <w:tcPr/>
          <w:p w:rsidR="00000000" w:rsidDel="00000000" w:rsidP="00000000" w:rsidRDefault="00000000" w:rsidRPr="00000000" w14:paraId="00000254">
            <w:pPr>
              <w:jc w:val="center"/>
              <w:rPr>
                <w:sz w:val="20"/>
                <w:szCs w:val="20"/>
              </w:rPr>
            </w:pPr>
            <w:r w:rsidDel="00000000" w:rsidR="00000000" w:rsidRPr="00000000">
              <w:rPr>
                <w:b w:val="1"/>
                <w:bCs w:val="1"/>
                <w:sz w:val="20"/>
                <w:szCs w:val="20"/>
                <w:rtl w:val="0"/>
              </w:rPr>
              <w:t xml:space="preserve">Waypoint</w:t>
            </w:r>
            <w:r w:rsidDel="00000000" w:rsidR="00000000" w:rsidRPr="00000000">
              <w:rPr>
                <w:rtl w:val="0"/>
              </w:rPr>
            </w:r>
          </w:p>
        </w:tc>
        <w:tc>
          <w:tcPr/>
          <w:p w:rsidR="00000000" w:rsidDel="00000000" w:rsidP="00000000" w:rsidRDefault="00000000" w:rsidRPr="00000000" w14:paraId="00000255">
            <w:pPr>
              <w:jc w:val="center"/>
              <w:rPr>
                <w:sz w:val="20"/>
                <w:szCs w:val="20"/>
              </w:rPr>
            </w:pPr>
            <w:r w:rsidDel="00000000" w:rsidR="00000000" w:rsidRPr="00000000">
              <w:rPr>
                <w:b w:val="1"/>
                <w:bCs w:val="1"/>
                <w:sz w:val="20"/>
                <w:szCs w:val="20"/>
                <w:rtl w:val="0"/>
              </w:rPr>
              <w:t xml:space="preserve">Q3</w:t>
            </w:r>
            <w:r w:rsidDel="00000000" w:rsidR="00000000" w:rsidRPr="00000000">
              <w:rPr>
                <w:rtl w:val="0"/>
              </w:rPr>
            </w:r>
          </w:p>
        </w:tc>
        <w:tc>
          <w:tcPr/>
          <w:p w:rsidR="00000000" w:rsidDel="00000000" w:rsidP="00000000" w:rsidRDefault="00000000" w:rsidRPr="00000000" w14:paraId="00000256">
            <w:pPr>
              <w:jc w:val="center"/>
              <w:rPr>
                <w:b w:val="1"/>
                <w:bCs w:val="1"/>
                <w:sz w:val="20"/>
                <w:szCs w:val="20"/>
              </w:rPr>
            </w:pPr>
            <w:r w:rsidDel="00000000" w:rsidR="00000000" w:rsidRPr="00000000">
              <w:rPr>
                <w:b w:val="1"/>
                <w:bCs w:val="1"/>
                <w:sz w:val="20"/>
                <w:szCs w:val="20"/>
                <w:rtl w:val="0"/>
              </w:rPr>
              <w:t xml:space="preserve">Q4 with Response Examples</w:t>
            </w:r>
          </w:p>
        </w:tc>
      </w:tr>
      <w:tr>
        <w:trPr>
          <w:cantSplit w:val="0"/>
          <w:trHeight w:val="2101.20849609375" w:hRule="atLeast"/>
          <w:tblHeader w:val="0"/>
        </w:trPr>
        <w:tc>
          <w:tcPr/>
          <w:p w:rsidR="00000000" w:rsidDel="00000000" w:rsidP="00000000" w:rsidRDefault="00000000" w:rsidRPr="00000000" w14:paraId="00000257">
            <w:pPr>
              <w:rPr>
                <w:b w:val="1"/>
                <w:bCs w:val="1"/>
                <w:sz w:val="20"/>
                <w:szCs w:val="20"/>
              </w:rPr>
            </w:pPr>
            <w:r w:rsidDel="00000000" w:rsidR="00000000" w:rsidRPr="00000000">
              <w:rPr>
                <w:b w:val="1"/>
                <w:bCs w:val="1"/>
                <w:sz w:val="20"/>
                <w:szCs w:val="20"/>
                <w:rtl w:val="0"/>
              </w:rPr>
              <w:t xml:space="preserve">AEI 5</w:t>
            </w:r>
          </w:p>
        </w:tc>
        <w:tc>
          <w:tcPr/>
          <w:p w:rsidR="00000000" w:rsidDel="00000000" w:rsidP="00000000" w:rsidRDefault="00000000" w:rsidRPr="00000000" w14:paraId="00000258">
            <w:pPr>
              <w:rPr>
                <w:b w:val="1"/>
                <w:bCs w:val="1"/>
                <w:sz w:val="18"/>
                <w:szCs w:val="18"/>
              </w:rPr>
            </w:pPr>
            <w:r w:rsidDel="00000000" w:rsidR="00000000" w:rsidRPr="00000000">
              <w:rPr>
                <w:b w:val="1"/>
                <w:bCs w:val="1"/>
                <w:sz w:val="18"/>
                <w:szCs w:val="18"/>
                <w:rtl w:val="0"/>
              </w:rPr>
              <w:t xml:space="preserve">b. No</w:t>
            </w:r>
          </w:p>
        </w:tc>
        <w:tc>
          <w:tcPr/>
          <w:p w:rsidR="00000000" w:rsidDel="00000000" w:rsidP="00000000" w:rsidRDefault="00000000" w:rsidRPr="00000000" w14:paraId="00000259">
            <w:pPr>
              <w:rPr>
                <w:b w:val="1"/>
                <w:bCs w:val="1"/>
                <w:sz w:val="18"/>
                <w:szCs w:val="18"/>
              </w:rPr>
            </w:pPr>
            <w:r w:rsidDel="00000000" w:rsidR="00000000" w:rsidRPr="00000000">
              <w:rPr>
                <w:b w:val="1"/>
                <w:bCs w:val="1"/>
                <w:sz w:val="18"/>
                <w:szCs w:val="18"/>
                <w:rtl w:val="0"/>
              </w:rPr>
              <w:t xml:space="preserve">Proposes a fully revised algorithm that integrates price and duration coherently, considers edge cases (ties, ordering), and justifies design choices.</w:t>
            </w:r>
          </w:p>
          <w:p w:rsidR="00000000" w:rsidDel="00000000" w:rsidP="00000000" w:rsidRDefault="00000000" w:rsidRPr="00000000" w14:paraId="0000025A">
            <w:pPr>
              <w:rPr>
                <w:b w:val="1"/>
                <w:bCs w:val="1"/>
                <w:sz w:val="18"/>
                <w:szCs w:val="18"/>
              </w:rPr>
            </w:pPr>
            <w:r w:rsidDel="00000000" w:rsidR="00000000" w:rsidRPr="00000000">
              <w:rPr>
                <w:rtl w:val="0"/>
              </w:rPr>
            </w:r>
          </w:p>
          <w:p w:rsidR="00000000" w:rsidDel="00000000" w:rsidP="00000000" w:rsidRDefault="00000000" w:rsidRPr="00000000" w14:paraId="0000025B">
            <w:pPr>
              <w:rPr>
                <w:b w:val="1"/>
                <w:bCs w:val="1"/>
                <w:sz w:val="18"/>
                <w:szCs w:val="18"/>
              </w:rPr>
            </w:pPr>
            <w:r w:rsidDel="00000000" w:rsidR="00000000" w:rsidRPr="00000000">
              <w:rPr>
                <w:b w:val="1"/>
                <w:bCs w:val="1"/>
                <w:sz w:val="18"/>
                <w:szCs w:val="18"/>
                <w:rtl w:val="0"/>
              </w:rPr>
              <w:t xml:space="preserve">Q4: “1) Initialize the cheapest flight as Flight #1. 2) For each subsequent flight, compare price with the current cheapest. 3) If lower, update; if equal, compare duration and update if shorter. 4) Continue until all flights are checked. This guarantees correct handling of both price and duration.”</w:t>
            </w:r>
          </w:p>
        </w:tc>
      </w:tr>
      <w:tr>
        <w:trPr>
          <w:cantSplit w:val="0"/>
          <w:trHeight w:val="2099.855073878165" w:hRule="atLeast"/>
          <w:tblHeader w:val="0"/>
        </w:trPr>
        <w:tc>
          <w:tcPr/>
          <w:p w:rsidR="00000000" w:rsidDel="00000000" w:rsidP="00000000" w:rsidRDefault="00000000" w:rsidRPr="00000000" w14:paraId="0000025C">
            <w:pPr>
              <w:rPr>
                <w:b w:val="1"/>
                <w:bCs w:val="1"/>
                <w:sz w:val="20"/>
                <w:szCs w:val="20"/>
              </w:rPr>
            </w:pPr>
            <w:r w:rsidDel="00000000" w:rsidR="00000000" w:rsidRPr="00000000">
              <w:rPr>
                <w:b w:val="1"/>
                <w:bCs w:val="1"/>
                <w:sz w:val="20"/>
                <w:szCs w:val="20"/>
                <w:rtl w:val="0"/>
              </w:rPr>
              <w:t xml:space="preserve">AEI 4</w:t>
            </w:r>
          </w:p>
        </w:tc>
        <w:tc>
          <w:tcPr/>
          <w:p w:rsidR="00000000" w:rsidDel="00000000" w:rsidP="00000000" w:rsidRDefault="00000000" w:rsidRPr="00000000" w14:paraId="0000025D">
            <w:pPr>
              <w:rPr>
                <w:b w:val="1"/>
                <w:bCs w:val="1"/>
                <w:sz w:val="18"/>
                <w:szCs w:val="18"/>
              </w:rPr>
            </w:pPr>
            <w:r w:rsidDel="00000000" w:rsidR="00000000" w:rsidRPr="00000000">
              <w:rPr>
                <w:b w:val="1"/>
                <w:bCs w:val="1"/>
                <w:sz w:val="18"/>
                <w:szCs w:val="18"/>
                <w:rtl w:val="0"/>
              </w:rPr>
              <w:t xml:space="preserve">b. No</w:t>
            </w:r>
          </w:p>
        </w:tc>
        <w:tc>
          <w:tcPr/>
          <w:p w:rsidR="00000000" w:rsidDel="00000000" w:rsidP="00000000" w:rsidRDefault="00000000" w:rsidRPr="00000000" w14:paraId="0000025E">
            <w:pPr>
              <w:rPr>
                <w:b w:val="1"/>
                <w:bCs w:val="1"/>
                <w:sz w:val="18"/>
                <w:szCs w:val="18"/>
              </w:rPr>
            </w:pPr>
            <w:r w:rsidDel="00000000" w:rsidR="00000000" w:rsidRPr="00000000">
              <w:rPr>
                <w:b w:val="1"/>
                <w:bCs w:val="1"/>
                <w:sz w:val="18"/>
                <w:szCs w:val="18"/>
                <w:rtl w:val="0"/>
              </w:rPr>
              <w:t xml:space="preserve">Proposes a multi-step fix that integrates tie-handling into the algorithm, though without broader discussion of efficiency or generalization.</w:t>
            </w:r>
          </w:p>
          <w:p w:rsidR="00000000" w:rsidDel="00000000" w:rsidP="00000000" w:rsidRDefault="00000000" w:rsidRPr="00000000" w14:paraId="0000025F">
            <w:pPr>
              <w:rPr>
                <w:b w:val="1"/>
                <w:bCs w:val="1"/>
                <w:sz w:val="18"/>
                <w:szCs w:val="18"/>
              </w:rPr>
            </w:pPr>
            <w:r w:rsidDel="00000000" w:rsidR="00000000" w:rsidRPr="00000000">
              <w:rPr>
                <w:rtl w:val="0"/>
              </w:rPr>
            </w:r>
          </w:p>
          <w:p w:rsidR="00000000" w:rsidDel="00000000" w:rsidP="00000000" w:rsidRDefault="00000000" w:rsidRPr="00000000" w14:paraId="00000260">
            <w:pPr>
              <w:rPr>
                <w:b w:val="1"/>
                <w:bCs w:val="1"/>
                <w:sz w:val="18"/>
                <w:szCs w:val="18"/>
              </w:rPr>
            </w:pPr>
            <w:r w:rsidDel="00000000" w:rsidR="00000000" w:rsidRPr="00000000">
              <w:rPr>
                <w:b w:val="1"/>
                <w:bCs w:val="1"/>
                <w:sz w:val="18"/>
                <w:szCs w:val="18"/>
                <w:rtl w:val="0"/>
              </w:rPr>
              <w:t xml:space="preserve">Q4: "Add a step so that when two flights have the same price, the algorithm compares their durations and keeps the shorter one."  "Add a step after Step 3b: If the flight is the same price as the existing cheapest flight, whichever flight is shorter is marked as the "cheapest flight."</w:t>
            </w:r>
          </w:p>
        </w:tc>
      </w:tr>
      <w:tr>
        <w:trPr>
          <w:cantSplit w:val="0"/>
          <w:trHeight w:val="2099.855073878165" w:hRule="atLeast"/>
          <w:tblHeader w:val="0"/>
        </w:trPr>
        <w:tc>
          <w:tcPr/>
          <w:p w:rsidR="00000000" w:rsidDel="00000000" w:rsidP="00000000" w:rsidRDefault="00000000" w:rsidRPr="00000000" w14:paraId="00000261">
            <w:pPr>
              <w:rPr>
                <w:sz w:val="20"/>
                <w:szCs w:val="20"/>
              </w:rPr>
            </w:pPr>
            <w:r w:rsidDel="00000000" w:rsidR="00000000" w:rsidRPr="00000000">
              <w:rPr>
                <w:b w:val="1"/>
                <w:bCs w:val="1"/>
                <w:sz w:val="20"/>
                <w:szCs w:val="20"/>
                <w:rtl w:val="0"/>
              </w:rPr>
              <w:t xml:space="preserve">AEI 3</w:t>
            </w:r>
            <w:r w:rsidDel="00000000" w:rsidR="00000000" w:rsidRPr="00000000">
              <w:rPr>
                <w:rtl w:val="0"/>
              </w:rPr>
            </w:r>
          </w:p>
        </w:tc>
        <w:tc>
          <w:tcPr/>
          <w:p w:rsidR="00000000" w:rsidDel="00000000" w:rsidP="00000000" w:rsidRDefault="00000000" w:rsidRPr="00000000" w14:paraId="00000262">
            <w:pPr>
              <w:rPr>
                <w:sz w:val="20"/>
                <w:szCs w:val="20"/>
              </w:rPr>
            </w:pPr>
            <w:r w:rsidDel="00000000" w:rsidR="00000000" w:rsidRPr="00000000">
              <w:rPr>
                <w:b w:val="1"/>
                <w:bCs w:val="1"/>
                <w:sz w:val="18"/>
                <w:szCs w:val="18"/>
                <w:rtl w:val="0"/>
              </w:rPr>
              <w:t xml:space="preserve">b. No</w:t>
            </w:r>
            <w:r w:rsidDel="00000000" w:rsidR="00000000" w:rsidRPr="00000000">
              <w:rPr>
                <w:rtl w:val="0"/>
              </w:rPr>
            </w:r>
          </w:p>
        </w:tc>
        <w:tc>
          <w:tcPr/>
          <w:p w:rsidR="00000000" w:rsidDel="00000000" w:rsidP="00000000" w:rsidRDefault="00000000" w:rsidRPr="00000000" w14:paraId="00000263">
            <w:pPr>
              <w:rPr>
                <w:b w:val="1"/>
                <w:bCs w:val="1"/>
                <w:sz w:val="18"/>
                <w:szCs w:val="18"/>
              </w:rPr>
            </w:pPr>
            <w:r w:rsidDel="00000000" w:rsidR="00000000" w:rsidRPr="00000000">
              <w:rPr>
                <w:b w:val="1"/>
                <w:bCs w:val="1"/>
                <w:sz w:val="18"/>
                <w:szCs w:val="18"/>
                <w:rtl w:val="0"/>
              </w:rPr>
              <w:t xml:space="preserve">Suggests adding steps for duration comparison, but the algorithm description is partial or informal.</w:t>
            </w:r>
          </w:p>
          <w:p w:rsidR="00000000" w:rsidDel="00000000" w:rsidP="00000000" w:rsidRDefault="00000000" w:rsidRPr="00000000" w14:paraId="00000264">
            <w:pPr>
              <w:rPr>
                <w:b w:val="1"/>
                <w:bCs w:val="1"/>
                <w:sz w:val="18"/>
                <w:szCs w:val="18"/>
              </w:rPr>
            </w:pPr>
            <w:r w:rsidDel="00000000" w:rsidR="00000000" w:rsidRPr="00000000">
              <w:rPr>
                <w:rtl w:val="0"/>
              </w:rPr>
            </w:r>
          </w:p>
          <w:p w:rsidR="00000000" w:rsidDel="00000000" w:rsidP="00000000" w:rsidRDefault="00000000" w:rsidRPr="00000000" w14:paraId="00000265">
            <w:pPr>
              <w:rPr>
                <w:b w:val="1"/>
                <w:bCs w:val="1"/>
                <w:sz w:val="18"/>
                <w:szCs w:val="18"/>
              </w:rPr>
            </w:pPr>
            <w:r w:rsidDel="00000000" w:rsidR="00000000" w:rsidRPr="00000000">
              <w:rPr>
                <w:b w:val="1"/>
                <w:bCs w:val="1"/>
                <w:sz w:val="18"/>
                <w:szCs w:val="18"/>
                <w:rtl w:val="0"/>
              </w:rPr>
              <w:t xml:space="preserve">Q4: “If two flights cost the same, check which one is shorter and pick that one.”</w:t>
            </w:r>
          </w:p>
        </w:tc>
      </w:tr>
      <w:tr>
        <w:trPr>
          <w:cantSplit w:val="0"/>
          <w:trHeight w:val="1605" w:hRule="atLeast"/>
          <w:tblHeader w:val="0"/>
        </w:trPr>
        <w:tc>
          <w:tcPr/>
          <w:p w:rsidR="00000000" w:rsidDel="00000000" w:rsidP="00000000" w:rsidRDefault="00000000" w:rsidRPr="00000000" w14:paraId="00000266">
            <w:pPr>
              <w:rPr>
                <w:sz w:val="20"/>
                <w:szCs w:val="20"/>
              </w:rPr>
            </w:pPr>
            <w:r w:rsidDel="00000000" w:rsidR="00000000" w:rsidRPr="00000000">
              <w:rPr>
                <w:b w:val="1"/>
                <w:bCs w:val="1"/>
                <w:sz w:val="20"/>
                <w:szCs w:val="20"/>
                <w:rtl w:val="0"/>
              </w:rPr>
              <w:t xml:space="preserve">AEI 2</w:t>
            </w:r>
            <w:r w:rsidDel="00000000" w:rsidR="00000000" w:rsidRPr="00000000">
              <w:rPr>
                <w:rtl w:val="0"/>
              </w:rPr>
            </w:r>
          </w:p>
        </w:tc>
        <w:tc>
          <w:tcPr/>
          <w:p w:rsidR="00000000" w:rsidDel="00000000" w:rsidP="00000000" w:rsidRDefault="00000000" w:rsidRPr="00000000" w14:paraId="00000267">
            <w:pPr>
              <w:rPr>
                <w:sz w:val="20"/>
                <w:szCs w:val="20"/>
              </w:rPr>
            </w:pPr>
            <w:r w:rsidDel="00000000" w:rsidR="00000000" w:rsidRPr="00000000">
              <w:rPr>
                <w:b w:val="1"/>
                <w:bCs w:val="1"/>
                <w:sz w:val="18"/>
                <w:szCs w:val="18"/>
                <w:rtl w:val="0"/>
              </w:rPr>
              <w:t xml:space="preserve">b. No</w:t>
            </w:r>
            <w:r w:rsidDel="00000000" w:rsidR="00000000" w:rsidRPr="00000000">
              <w:rPr>
                <w:rtl w:val="0"/>
              </w:rPr>
            </w:r>
          </w:p>
        </w:tc>
        <w:tc>
          <w:tcPr/>
          <w:p w:rsidR="00000000" w:rsidDel="00000000" w:rsidP="00000000" w:rsidRDefault="00000000" w:rsidRPr="00000000" w14:paraId="00000268">
            <w:pPr>
              <w:rPr>
                <w:b w:val="1"/>
                <w:bCs w:val="1"/>
                <w:sz w:val="18"/>
                <w:szCs w:val="18"/>
              </w:rPr>
            </w:pPr>
            <w:r w:rsidDel="00000000" w:rsidR="00000000" w:rsidRPr="00000000">
              <w:rPr>
                <w:b w:val="1"/>
                <w:bCs w:val="1"/>
                <w:sz w:val="18"/>
                <w:szCs w:val="18"/>
                <w:rtl w:val="0"/>
              </w:rPr>
              <w:t xml:space="preserve">Identifies a single local fix (e.g., “add one check”), without integrating it into the full algorithm or explaining execution order.</w:t>
            </w:r>
          </w:p>
          <w:p w:rsidR="00000000" w:rsidDel="00000000" w:rsidP="00000000" w:rsidRDefault="00000000" w:rsidRPr="00000000" w14:paraId="00000269">
            <w:pPr>
              <w:rPr>
                <w:b w:val="1"/>
                <w:bCs w:val="1"/>
                <w:sz w:val="18"/>
                <w:szCs w:val="18"/>
              </w:rPr>
            </w:pPr>
            <w:r w:rsidDel="00000000" w:rsidR="00000000" w:rsidRPr="00000000">
              <w:rPr>
                <w:rtl w:val="0"/>
              </w:rPr>
            </w:r>
          </w:p>
          <w:p w:rsidR="00000000" w:rsidDel="00000000" w:rsidP="00000000" w:rsidRDefault="00000000" w:rsidRPr="00000000" w14:paraId="0000026A">
            <w:pPr>
              <w:rPr>
                <w:b w:val="1"/>
                <w:bCs w:val="1"/>
                <w:sz w:val="18"/>
                <w:szCs w:val="18"/>
              </w:rPr>
            </w:pPr>
            <w:r w:rsidDel="00000000" w:rsidR="00000000" w:rsidRPr="00000000">
              <w:rPr>
                <w:b w:val="1"/>
                <w:bCs w:val="1"/>
                <w:sz w:val="18"/>
                <w:szCs w:val="18"/>
                <w:rtl w:val="0"/>
              </w:rPr>
              <w:t xml:space="preserve">Q4: “Add a step to check which flight is shorter.”</w:t>
            </w:r>
          </w:p>
        </w:tc>
      </w:tr>
      <w:tr>
        <w:trPr>
          <w:cantSplit w:val="0"/>
          <w:trHeight w:val="1635" w:hRule="atLeast"/>
          <w:tblHeader w:val="0"/>
        </w:trPr>
        <w:tc>
          <w:tcPr/>
          <w:p w:rsidR="00000000" w:rsidDel="00000000" w:rsidP="00000000" w:rsidRDefault="00000000" w:rsidRPr="00000000" w14:paraId="0000026B">
            <w:pPr>
              <w:rPr>
                <w:sz w:val="20"/>
                <w:szCs w:val="20"/>
              </w:rPr>
            </w:pPr>
            <w:r w:rsidDel="00000000" w:rsidR="00000000" w:rsidRPr="00000000">
              <w:rPr>
                <w:b w:val="1"/>
                <w:bCs w:val="1"/>
                <w:sz w:val="20"/>
                <w:szCs w:val="20"/>
                <w:rtl w:val="0"/>
              </w:rPr>
              <w:t xml:space="preserve">AEI 1</w:t>
            </w:r>
            <w:r w:rsidDel="00000000" w:rsidR="00000000" w:rsidRPr="00000000">
              <w:rPr>
                <w:rtl w:val="0"/>
              </w:rPr>
            </w:r>
          </w:p>
        </w:tc>
        <w:tc>
          <w:tcPr/>
          <w:p w:rsidR="00000000" w:rsidDel="00000000" w:rsidP="00000000" w:rsidRDefault="00000000" w:rsidRPr="00000000" w14:paraId="0000026C">
            <w:pPr>
              <w:rPr>
                <w:sz w:val="20"/>
                <w:szCs w:val="20"/>
              </w:rPr>
            </w:pPr>
            <w:r w:rsidDel="00000000" w:rsidR="00000000" w:rsidRPr="00000000">
              <w:rPr>
                <w:b w:val="1"/>
                <w:bCs w:val="1"/>
                <w:sz w:val="18"/>
                <w:szCs w:val="18"/>
                <w:rtl w:val="0"/>
              </w:rPr>
              <w:t xml:space="preserve">a / b / c</w:t>
            </w:r>
            <w:r w:rsidDel="00000000" w:rsidR="00000000" w:rsidRPr="00000000">
              <w:rPr>
                <w:rtl w:val="0"/>
              </w:rPr>
            </w:r>
          </w:p>
        </w:tc>
        <w:tc>
          <w:tcPr/>
          <w:p w:rsidR="00000000" w:rsidDel="00000000" w:rsidP="00000000" w:rsidRDefault="00000000" w:rsidRPr="00000000" w14:paraId="0000026D">
            <w:pPr>
              <w:rPr>
                <w:b w:val="1"/>
                <w:bCs w:val="1"/>
                <w:sz w:val="18"/>
                <w:szCs w:val="18"/>
              </w:rPr>
            </w:pPr>
            <w:r w:rsidDel="00000000" w:rsidR="00000000" w:rsidRPr="00000000">
              <w:rPr>
                <w:b w:val="1"/>
                <w:bCs w:val="1"/>
                <w:sz w:val="18"/>
                <w:szCs w:val="18"/>
                <w:rtl w:val="0"/>
              </w:rPr>
              <w:t xml:space="preserve">Proposed steps are unclear, incorrect, or unrelated to the algorithm’s logic.</w:t>
            </w:r>
          </w:p>
          <w:p w:rsidR="00000000" w:rsidDel="00000000" w:rsidP="00000000" w:rsidRDefault="00000000" w:rsidRPr="00000000" w14:paraId="0000026E">
            <w:pPr>
              <w:rPr>
                <w:b w:val="1"/>
                <w:bCs w:val="1"/>
                <w:sz w:val="18"/>
                <w:szCs w:val="18"/>
              </w:rPr>
            </w:pPr>
            <w:r w:rsidDel="00000000" w:rsidR="00000000" w:rsidRPr="00000000">
              <w:rPr>
                <w:rtl w:val="0"/>
              </w:rPr>
            </w:r>
          </w:p>
          <w:p w:rsidR="00000000" w:rsidDel="00000000" w:rsidP="00000000" w:rsidRDefault="00000000" w:rsidRPr="00000000" w14:paraId="0000026F">
            <w:pPr>
              <w:rPr>
                <w:b w:val="1"/>
                <w:bCs w:val="1"/>
                <w:sz w:val="18"/>
                <w:szCs w:val="18"/>
              </w:rPr>
            </w:pPr>
            <w:r w:rsidDel="00000000" w:rsidR="00000000" w:rsidRPr="00000000">
              <w:rPr>
                <w:b w:val="1"/>
                <w:bCs w:val="1"/>
                <w:sz w:val="18"/>
                <w:szCs w:val="18"/>
                <w:rtl w:val="0"/>
              </w:rPr>
              <w:t xml:space="preserve">Q4: “The program should pick the best flight overall.”</w:t>
            </w:r>
          </w:p>
        </w:tc>
      </w:tr>
      <w:tr>
        <w:trPr>
          <w:cantSplit w:val="0"/>
          <w:trHeight w:val="2099.855073878165" w:hRule="atLeast"/>
          <w:tblHeader w:val="0"/>
        </w:trPr>
        <w:tc>
          <w:tcPr/>
          <w:p w:rsidR="00000000" w:rsidDel="00000000" w:rsidP="00000000" w:rsidRDefault="00000000" w:rsidRPr="00000000" w14:paraId="00000270">
            <w:pPr>
              <w:rPr>
                <w:sz w:val="20"/>
                <w:szCs w:val="20"/>
              </w:rPr>
            </w:pPr>
            <w:r w:rsidDel="00000000" w:rsidR="00000000" w:rsidRPr="00000000">
              <w:rPr>
                <w:b w:val="1"/>
                <w:bCs w:val="1"/>
                <w:sz w:val="20"/>
                <w:szCs w:val="20"/>
                <w:rtl w:val="0"/>
              </w:rPr>
              <w:t xml:space="preserve">AEI 0</w:t>
            </w:r>
            <w:r w:rsidDel="00000000" w:rsidR="00000000" w:rsidRPr="00000000">
              <w:rPr>
                <w:rtl w:val="0"/>
              </w:rPr>
            </w:r>
          </w:p>
        </w:tc>
        <w:tc>
          <w:tcPr/>
          <w:p w:rsidR="00000000" w:rsidDel="00000000" w:rsidP="00000000" w:rsidRDefault="00000000" w:rsidRPr="00000000" w14:paraId="00000271">
            <w:pPr>
              <w:rPr>
                <w:sz w:val="20"/>
                <w:szCs w:val="20"/>
              </w:rPr>
            </w:pPr>
            <w:r w:rsidDel="00000000" w:rsidR="00000000" w:rsidRPr="00000000">
              <w:rPr>
                <w:b w:val="1"/>
                <w:bCs w:val="1"/>
                <w:sz w:val="18"/>
                <w:szCs w:val="18"/>
                <w:rtl w:val="0"/>
              </w:rPr>
              <w:t xml:space="preserve">a / b / c </w:t>
            </w:r>
            <w:r w:rsidDel="00000000" w:rsidR="00000000" w:rsidRPr="00000000">
              <w:rPr>
                <w:rtl w:val="0"/>
              </w:rPr>
            </w:r>
          </w:p>
        </w:tc>
        <w:tc>
          <w:tcPr/>
          <w:p w:rsidR="00000000" w:rsidDel="00000000" w:rsidP="00000000" w:rsidRDefault="00000000" w:rsidRPr="00000000" w14:paraId="00000272">
            <w:pPr>
              <w:rPr>
                <w:b w:val="1"/>
                <w:bCs w:val="1"/>
                <w:sz w:val="18"/>
                <w:szCs w:val="18"/>
              </w:rPr>
            </w:pPr>
            <w:r w:rsidDel="00000000" w:rsidR="00000000" w:rsidRPr="00000000">
              <w:rPr>
                <w:b w:val="1"/>
                <w:bCs w:val="1"/>
                <w:sz w:val="18"/>
                <w:szCs w:val="18"/>
                <w:rtl w:val="0"/>
              </w:rPr>
              <w:t xml:space="preserve">No attempt or completely irrelevant response.</w:t>
            </w:r>
          </w:p>
          <w:p w:rsidR="00000000" w:rsidDel="00000000" w:rsidP="00000000" w:rsidRDefault="00000000" w:rsidRPr="00000000" w14:paraId="00000273">
            <w:pPr>
              <w:rPr>
                <w:b w:val="1"/>
                <w:bCs w:val="1"/>
                <w:sz w:val="18"/>
                <w:szCs w:val="18"/>
              </w:rPr>
            </w:pPr>
            <w:r w:rsidDel="00000000" w:rsidR="00000000" w:rsidRPr="00000000">
              <w:rPr>
                <w:rtl w:val="0"/>
              </w:rPr>
            </w:r>
          </w:p>
          <w:p w:rsidR="00000000" w:rsidDel="00000000" w:rsidP="00000000" w:rsidRDefault="00000000" w:rsidRPr="00000000" w14:paraId="00000274">
            <w:pPr>
              <w:rPr>
                <w:b w:val="1"/>
                <w:bCs w:val="1"/>
                <w:sz w:val="18"/>
                <w:szCs w:val="18"/>
              </w:rPr>
            </w:pPr>
            <w:r w:rsidDel="00000000" w:rsidR="00000000" w:rsidRPr="00000000">
              <w:rPr>
                <w:b w:val="1"/>
                <w:bCs w:val="1"/>
                <w:sz w:val="18"/>
                <w:szCs w:val="18"/>
                <w:rtl w:val="0"/>
              </w:rPr>
              <w:t xml:space="preserve">Q4: “I don’t know.”</w:t>
            </w:r>
          </w:p>
        </w:tc>
      </w:tr>
    </w:tbl>
    <w:p w:rsidR="00000000" w:rsidDel="00000000" w:rsidP="00000000" w:rsidRDefault="00000000" w:rsidRPr="00000000" w14:paraId="00000275">
      <w:pPr>
        <w:rPr/>
      </w:pPr>
      <w:r w:rsidDel="00000000" w:rsidR="00000000" w:rsidRPr="00000000">
        <w:rPr>
          <w:rtl w:val="0"/>
        </w:rPr>
      </w:r>
    </w:p>
    <w:bookmarkStart w:colFirst="0" w:colLast="0" w:name="kix.d9a7hdw8kha4" w:id="16"/>
    <w:bookmarkEnd w:id="16"/>
    <w:p w:rsidR="00000000" w:rsidDel="00000000" w:rsidP="00000000" w:rsidRDefault="00000000" w:rsidRPr="00000000" w14:paraId="00000276">
      <w:pPr>
        <w:rPr>
          <w:b w:val="1"/>
          <w:bCs w:val="1"/>
        </w:rPr>
      </w:pPr>
      <w:r w:rsidDel="00000000" w:rsidR="00000000" w:rsidRPr="00000000">
        <w:rPr>
          <w:b w:val="1"/>
          <w:bCs w:val="1"/>
          <w:rtl w:val="0"/>
        </w:rPr>
        <w:t xml:space="preserve">CheapFlights [HUMAN MC]</w:t>
      </w:r>
    </w:p>
    <w:p w:rsidR="00000000" w:rsidDel="00000000" w:rsidP="00000000" w:rsidRDefault="00000000" w:rsidRPr="00000000" w14:paraId="00000277">
      <w:pPr>
        <w:rPr>
          <w:b w:val="1"/>
          <w:bCs w:val="1"/>
        </w:rPr>
      </w:pPr>
      <w:r w:rsidDel="00000000" w:rsidR="00000000" w:rsidRPr="00000000">
        <w:rPr>
          <w:rtl w:val="0"/>
        </w:rPr>
      </w:r>
    </w:p>
    <w:p w:rsidR="00000000" w:rsidDel="00000000" w:rsidP="00000000" w:rsidRDefault="00000000" w:rsidRPr="00000000" w14:paraId="00000278">
      <w:pPr>
        <w:spacing w:after="240" w:before="240" w:lineRule="auto"/>
        <w:rPr/>
      </w:pPr>
      <w:r w:rsidDel="00000000" w:rsidR="00000000" w:rsidRPr="00000000">
        <w:rPr>
          <w:rtl w:val="0"/>
        </w:rPr>
        <w:t xml:space="preserve">[Q1] For the two test cases above, in how many cases would Greg’s algorithm fail to identify the correct cheapest flight?</w:t>
      </w:r>
    </w:p>
    <w:p w:rsidR="00000000" w:rsidDel="00000000" w:rsidP="00000000" w:rsidRDefault="00000000" w:rsidRPr="00000000" w14:paraId="00000279">
      <w:pPr>
        <w:rPr/>
      </w:pPr>
      <w:r w:rsidDel="00000000" w:rsidR="00000000" w:rsidRPr="00000000">
        <w:rPr>
          <w:rtl w:val="0"/>
        </w:rPr>
        <w:t xml:space="preserve">["a. None",  "b. One", "c. Both", "d. Cannot be determined"]'''</w:t>
      </w:r>
    </w:p>
    <w:p w:rsidR="00000000" w:rsidDel="00000000" w:rsidP="00000000" w:rsidRDefault="00000000" w:rsidRPr="00000000" w14:paraId="0000027A">
      <w:pPr>
        <w:spacing w:after="240" w:before="240" w:lineRule="auto"/>
        <w:rPr>
          <w:color w:val="0000ff"/>
        </w:rPr>
      </w:pPr>
      <w:r w:rsidDel="00000000" w:rsidR="00000000" w:rsidRPr="00000000">
        <w:rPr>
          <w:color w:val="0000ff"/>
          <w:rtl w:val="0"/>
        </w:rPr>
        <w:t xml:space="preserve">[Q2] Create your own test case (four flight prices) where Greg’s algorithm fails and explain why. Your case must be different from the two examples above.</w:t>
      </w:r>
    </w:p>
    <w:p w:rsidR="00000000" w:rsidDel="00000000" w:rsidP="00000000" w:rsidRDefault="00000000" w:rsidRPr="00000000" w14:paraId="0000027B">
      <w:pPr>
        <w:rPr>
          <w:color w:val="0000ff"/>
        </w:rPr>
      </w:pPr>
      <w:r w:rsidDel="00000000" w:rsidR="00000000" w:rsidRPr="00000000">
        <w:rPr>
          <w:color w:val="0000ff"/>
          <w:rtl w:val="0"/>
        </w:rPr>
        <w:t xml:space="preserve">["a. </w:t>
      </w:r>
      <w:r w:rsidDel="00000000" w:rsidR="00000000" w:rsidRPr="00000000">
        <w:rPr>
          <w:color w:val="0000ff"/>
          <w:sz w:val="21"/>
          <w:szCs w:val="21"/>
          <w:rtl w:val="0"/>
        </w:rPr>
        <w:t xml:space="preserve">Prices: $-20, $100, $90, $80. </w:t>
      </w:r>
      <w:r w:rsidDel="00000000" w:rsidR="00000000" w:rsidRPr="00000000">
        <w:rPr>
          <w:color w:val="0000ff"/>
          <w:rtl w:val="0"/>
        </w:rPr>
        <w:t xml:space="preserve">If one of the prices were negative, the algorithm would fail because it cannot handle that kind of value correctly.",</w:t>
      </w:r>
    </w:p>
    <w:p w:rsidR="00000000" w:rsidDel="00000000" w:rsidP="00000000" w:rsidRDefault="00000000" w:rsidRPr="00000000" w14:paraId="0000027C">
      <w:pPr>
        <w:rPr>
          <w:color w:val="0000ff"/>
        </w:rPr>
      </w:pPr>
      <w:r w:rsidDel="00000000" w:rsidR="00000000" w:rsidRPr="00000000">
        <w:rPr>
          <w:color w:val="0000ff"/>
          <w:rtl w:val="0"/>
        </w:rPr>
        <w:t xml:space="preserve">"b. Prices: 200, 180, 210, 170, 220. The algorithm fails because the prices are not arranged properly and the comparison logic would not work as expected.",</w:t>
      </w:r>
    </w:p>
    <w:p w:rsidR="00000000" w:rsidDel="00000000" w:rsidP="00000000" w:rsidRDefault="00000000" w:rsidRPr="00000000" w14:paraId="0000027D">
      <w:pPr>
        <w:rPr>
          <w:color w:val="0000ff"/>
        </w:rPr>
      </w:pPr>
      <w:r w:rsidDel="00000000" w:rsidR="00000000" w:rsidRPr="00000000">
        <w:rPr>
          <w:color w:val="0000ff"/>
          <w:rtl w:val="0"/>
        </w:rPr>
        <w:t xml:space="preserve">"c. Prices: 210, 190, 150, 180. The algorithm fails because it compares each flight only to the one before it, which may lead to choosing the wrong flight.",</w:t>
      </w:r>
    </w:p>
    <w:p w:rsidR="00000000" w:rsidDel="00000000" w:rsidP="00000000" w:rsidRDefault="00000000" w:rsidRPr="00000000" w14:paraId="0000027E">
      <w:pPr>
        <w:rPr>
          <w:color w:val="0000ff"/>
        </w:rPr>
      </w:pPr>
      <w:r w:rsidDel="00000000" w:rsidR="00000000" w:rsidRPr="00000000">
        <w:rPr>
          <w:color w:val="0000ff"/>
          <w:rtl w:val="0"/>
        </w:rPr>
        <w:t xml:space="preserve">"d. Prices: 50, 100, 60, 80.  The algorithm compares flights only to the previous one, so 60 replaces 100 as “cheapest,” even though 50 is lower than all others."]'''</w:t>
      </w:r>
    </w:p>
    <w:p w:rsidR="00000000" w:rsidDel="00000000" w:rsidP="00000000" w:rsidRDefault="00000000" w:rsidRPr="00000000" w14:paraId="0000027F">
      <w:pPr>
        <w:spacing w:after="240" w:before="240" w:lineRule="auto"/>
        <w:rPr/>
      </w:pPr>
      <w:r w:rsidDel="00000000" w:rsidR="00000000" w:rsidRPr="00000000">
        <w:rPr>
          <w:rtl w:val="0"/>
        </w:rPr>
        <w:t xml:space="preserve">[Q3] Suppose Greg fixes the algorithm so that it always finds the cheapest flight. Now he also wants the program to handle ties: if two or more flights share the same lowest price, it should choose the one with the shortest duration. If the duration of all flights is already known, can the current algorithm accomplish this goal without additional steps? </w:t>
      </w:r>
    </w:p>
    <w:p w:rsidR="00000000" w:rsidDel="00000000" w:rsidP="00000000" w:rsidRDefault="00000000" w:rsidRPr="00000000" w14:paraId="00000280">
      <w:pPr>
        <w:spacing w:after="240" w:before="240" w:lineRule="auto"/>
        <w:rPr/>
      </w:pPr>
      <w:r w:rsidDel="00000000" w:rsidR="00000000" w:rsidRPr="00000000">
        <w:rPr>
          <w:rtl w:val="0"/>
        </w:rPr>
        <w:t xml:space="preserve">["a. Yes",  "b. No",  "c. Can’t be determined"]'''</w:t>
      </w:r>
    </w:p>
    <w:p w:rsidR="00000000" w:rsidDel="00000000" w:rsidP="00000000" w:rsidRDefault="00000000" w:rsidRPr="00000000" w14:paraId="00000281">
      <w:pPr>
        <w:spacing w:after="240" w:before="240" w:lineRule="auto"/>
        <w:rPr>
          <w:color w:val="0000ff"/>
        </w:rPr>
      </w:pPr>
      <w:r w:rsidDel="00000000" w:rsidR="00000000" w:rsidRPr="00000000">
        <w:rPr>
          <w:color w:val="0000ff"/>
          <w:rtl w:val="0"/>
        </w:rPr>
        <w:t xml:space="preserve">[Q4] Greg wants the program to always choose the cheapest and shortest flight. Which of the following best describes the logical steps the program should follow?</w:t>
      </w:r>
    </w:p>
    <w:p w:rsidR="00000000" w:rsidDel="00000000" w:rsidP="00000000" w:rsidRDefault="00000000" w:rsidRPr="00000000" w14:paraId="00000282">
      <w:pPr>
        <w:rPr>
          <w:color w:val="0000ff"/>
        </w:rPr>
      </w:pPr>
      <w:r w:rsidDel="00000000" w:rsidR="00000000" w:rsidRPr="00000000">
        <w:rPr>
          <w:color w:val="0000ff"/>
          <w:rtl w:val="0"/>
        </w:rPr>
        <w:t xml:space="preserve">["a. For each subsequent flight, use both price and duration to decide whether it should replace the current cheapest flight.",</w:t>
      </w:r>
    </w:p>
    <w:p w:rsidR="00000000" w:rsidDel="00000000" w:rsidP="00000000" w:rsidRDefault="00000000" w:rsidRPr="00000000" w14:paraId="00000283">
      <w:pPr>
        <w:rPr>
          <w:color w:val="0000ff"/>
        </w:rPr>
      </w:pPr>
      <w:r w:rsidDel="00000000" w:rsidR="00000000" w:rsidRPr="00000000">
        <w:rPr>
          <w:color w:val="0000ff"/>
          <w:rtl w:val="0"/>
        </w:rPr>
        <w:t xml:space="preserve">"b. For each subsequent flight, use seat comfort and layovers to decide whether it should replace the current cheapest flight.",</w:t>
      </w:r>
    </w:p>
    <w:p w:rsidR="00000000" w:rsidDel="00000000" w:rsidP="00000000" w:rsidRDefault="00000000" w:rsidRPr="00000000" w14:paraId="00000284">
      <w:pPr>
        <w:rPr>
          <w:color w:val="0000ff"/>
        </w:rPr>
      </w:pPr>
      <w:r w:rsidDel="00000000" w:rsidR="00000000" w:rsidRPr="00000000">
        <w:rPr>
          <w:color w:val="0000ff"/>
          <w:rtl w:val="0"/>
        </w:rPr>
        <w:t xml:space="preserve">"c. For each subsequent flight, compare its price with the current cheapest flight and replace it only if the new flight is cheaper.",</w:t>
      </w:r>
    </w:p>
    <w:p w:rsidR="00000000" w:rsidDel="00000000" w:rsidP="00000000" w:rsidRDefault="00000000" w:rsidRPr="00000000" w14:paraId="00000285">
      <w:pPr>
        <w:rPr>
          <w:color w:val="0000ff"/>
        </w:rPr>
      </w:pPr>
      <w:r w:rsidDel="00000000" w:rsidR="00000000" w:rsidRPr="00000000">
        <w:rPr>
          <w:color w:val="0000ff"/>
          <w:rtl w:val="0"/>
        </w:rPr>
        <w:t xml:space="preserve">"d. For each subsequent flight, compare its price with the current cheapest flight and replace it if the new flight is cheaper or, when prices tie, if the new flight is shorter.",</w:t>
      </w:r>
    </w:p>
    <w:p w:rsidR="00000000" w:rsidDel="00000000" w:rsidP="00000000" w:rsidRDefault="00000000" w:rsidRPr="00000000" w14:paraId="00000286">
      <w:pPr>
        <w:rPr>
          <w:color w:val="0000ff"/>
        </w:rPr>
      </w:pPr>
      <w:r w:rsidDel="00000000" w:rsidR="00000000" w:rsidRPr="00000000">
        <w:rPr>
          <w:color w:val="0000ff"/>
          <w:rtl w:val="0"/>
        </w:rPr>
        <w:t xml:space="preserve">"e. For each remaining flight, compare its duration with the current cheapest and replace it if it is shorter or, on a tie, cheaper."]'''</w:t>
      </w:r>
    </w:p>
    <w:p w:rsidR="00000000" w:rsidDel="00000000" w:rsidP="00000000" w:rsidRDefault="00000000" w:rsidRPr="00000000" w14:paraId="00000287">
      <w:pPr>
        <w:rPr>
          <w:color w:val="0000ff"/>
        </w:rPr>
      </w:pPr>
      <w:r w:rsidDel="00000000" w:rsidR="00000000" w:rsidRPr="00000000">
        <w:rPr>
          <w:rtl w:val="0"/>
        </w:rPr>
      </w:r>
    </w:p>
    <w:p w:rsidR="00000000" w:rsidDel="00000000" w:rsidP="00000000" w:rsidRDefault="00000000" w:rsidRPr="00000000" w14:paraId="00000288">
      <w:pPr>
        <w:rPr>
          <w:color w:val="0000ff"/>
        </w:rPr>
      </w:pPr>
      <w:r w:rsidDel="00000000" w:rsidR="00000000" w:rsidRPr="00000000">
        <w:rPr>
          <w:rtl w:val="0"/>
        </w:rPr>
      </w:r>
    </w:p>
    <w:p w:rsidR="00000000" w:rsidDel="00000000" w:rsidP="00000000" w:rsidRDefault="00000000" w:rsidRPr="00000000" w14:paraId="00000289">
      <w:pPr>
        <w:rPr>
          <w:b w:val="1"/>
          <w:bCs w:val="1"/>
        </w:rPr>
      </w:pPr>
      <w:r w:rsidDel="00000000" w:rsidR="00000000" w:rsidRPr="00000000">
        <w:rPr>
          <w:rtl w:val="0"/>
        </w:rPr>
      </w:r>
    </w:p>
    <w:p w:rsidR="00000000" w:rsidDel="00000000" w:rsidP="00000000" w:rsidRDefault="00000000" w:rsidRPr="00000000" w14:paraId="0000028A">
      <w:pPr>
        <w:rPr>
          <w:b w:val="1"/>
          <w:bCs w:val="1"/>
        </w:rPr>
      </w:pPr>
      <w:r w:rsidDel="00000000" w:rsidR="00000000" w:rsidRPr="00000000">
        <w:br w:type="page"/>
      </w:r>
      <w:r w:rsidDel="00000000" w:rsidR="00000000" w:rsidRPr="00000000">
        <w:rPr>
          <w:rtl w:val="0"/>
        </w:rPr>
      </w:r>
    </w:p>
    <w:bookmarkStart w:colFirst="0" w:colLast="0" w:name="kix.2tz6wgezoa" w:id="17"/>
    <w:bookmarkEnd w:id="17"/>
    <w:p w:rsidR="00000000" w:rsidDel="00000000" w:rsidP="00000000" w:rsidRDefault="00000000" w:rsidRPr="00000000" w14:paraId="0000028B">
      <w:pPr>
        <w:rPr>
          <w:b w:val="1"/>
          <w:bCs w:val="1"/>
        </w:rPr>
      </w:pPr>
      <w:r w:rsidDel="00000000" w:rsidR="00000000" w:rsidRPr="00000000">
        <w:rPr>
          <w:b w:val="1"/>
          <w:bCs w:val="1"/>
          <w:rtl w:val="0"/>
        </w:rPr>
        <w:t xml:space="preserve">CheapFlights [HUMAN MC SG]</w:t>
      </w:r>
    </w:p>
    <w:p w:rsidR="00000000" w:rsidDel="00000000" w:rsidP="00000000" w:rsidRDefault="00000000" w:rsidRPr="00000000" w14:paraId="0000028C">
      <w:pPr>
        <w:rPr>
          <w:b w:val="1"/>
          <w:bCs w:val="1"/>
        </w:rPr>
      </w:pPr>
      <w:r w:rsidDel="00000000" w:rsidR="00000000" w:rsidRPr="00000000">
        <w:rPr>
          <w:rtl w:val="0"/>
        </w:rPr>
      </w:r>
    </w:p>
    <w:tbl>
      <w:tblPr>
        <w:tblStyle w:val="Table19"/>
        <w:tblW w:w="4230.0" w:type="dxa"/>
        <w:jc w:val="left"/>
        <w:tblInd w:w="-2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0"/>
        <w:gridCol w:w="1605"/>
        <w:gridCol w:w="1515"/>
        <w:tblGridChange w:id="0">
          <w:tblGrid>
            <w:gridCol w:w="1110"/>
            <w:gridCol w:w="1605"/>
            <w:gridCol w:w="1515"/>
          </w:tblGrid>
        </w:tblGridChange>
      </w:tblGrid>
      <w:tr>
        <w:trPr>
          <w:cantSplit w:val="0"/>
          <w:trHeight w:val="144" w:hRule="atLeast"/>
          <w:tblHeader w:val="0"/>
        </w:trPr>
        <w:tc>
          <w:tcPr/>
          <w:p w:rsidR="00000000" w:rsidDel="00000000" w:rsidP="00000000" w:rsidRDefault="00000000" w:rsidRPr="00000000" w14:paraId="0000028D">
            <w:pPr>
              <w:jc w:val="center"/>
              <w:rPr>
                <w:sz w:val="20"/>
                <w:szCs w:val="20"/>
              </w:rPr>
            </w:pPr>
            <w:r w:rsidDel="00000000" w:rsidR="00000000" w:rsidRPr="00000000">
              <w:rPr>
                <w:b w:val="1"/>
                <w:bCs w:val="1"/>
                <w:sz w:val="20"/>
                <w:szCs w:val="20"/>
                <w:rtl w:val="0"/>
              </w:rPr>
              <w:t xml:space="preserve">Waypoint</w:t>
            </w:r>
            <w:r w:rsidDel="00000000" w:rsidR="00000000" w:rsidRPr="00000000">
              <w:rPr>
                <w:rtl w:val="0"/>
              </w:rPr>
            </w:r>
          </w:p>
        </w:tc>
        <w:tc>
          <w:tcPr/>
          <w:p w:rsidR="00000000" w:rsidDel="00000000" w:rsidP="00000000" w:rsidRDefault="00000000" w:rsidRPr="00000000" w14:paraId="0000028E">
            <w:pPr>
              <w:jc w:val="center"/>
              <w:rPr>
                <w:sz w:val="20"/>
                <w:szCs w:val="20"/>
              </w:rPr>
            </w:pPr>
            <w:r w:rsidDel="00000000" w:rsidR="00000000" w:rsidRPr="00000000">
              <w:rPr>
                <w:b w:val="1"/>
                <w:bCs w:val="1"/>
                <w:sz w:val="20"/>
                <w:szCs w:val="20"/>
                <w:rtl w:val="0"/>
              </w:rPr>
              <w:t xml:space="preserve">Q1</w:t>
            </w:r>
            <w:r w:rsidDel="00000000" w:rsidR="00000000" w:rsidRPr="00000000">
              <w:rPr>
                <w:rtl w:val="0"/>
              </w:rPr>
            </w:r>
          </w:p>
        </w:tc>
        <w:tc>
          <w:tcPr/>
          <w:p w:rsidR="00000000" w:rsidDel="00000000" w:rsidP="00000000" w:rsidRDefault="00000000" w:rsidRPr="00000000" w14:paraId="0000028F">
            <w:pPr>
              <w:jc w:val="center"/>
              <w:rPr>
                <w:b w:val="1"/>
                <w:bCs w:val="1"/>
                <w:sz w:val="20"/>
                <w:szCs w:val="20"/>
              </w:rPr>
            </w:pPr>
            <w:r w:rsidDel="00000000" w:rsidR="00000000" w:rsidRPr="00000000">
              <w:rPr>
                <w:b w:val="1"/>
                <w:bCs w:val="1"/>
                <w:sz w:val="20"/>
                <w:szCs w:val="20"/>
                <w:rtl w:val="0"/>
              </w:rPr>
              <w:t xml:space="preserve">Q2</w:t>
            </w:r>
          </w:p>
        </w:tc>
      </w:tr>
      <w:tr>
        <w:trPr>
          <w:cantSplit w:val="0"/>
          <w:trHeight w:val="144" w:hRule="atLeast"/>
          <w:tblHeader w:val="0"/>
        </w:trPr>
        <w:tc>
          <w:tcPr/>
          <w:p w:rsidR="00000000" w:rsidDel="00000000" w:rsidP="00000000" w:rsidRDefault="00000000" w:rsidRPr="00000000" w14:paraId="00000290">
            <w:pPr>
              <w:rPr>
                <w:sz w:val="20"/>
                <w:szCs w:val="20"/>
              </w:rPr>
            </w:pPr>
            <w:r w:rsidDel="00000000" w:rsidR="00000000" w:rsidRPr="00000000">
              <w:rPr>
                <w:b w:val="1"/>
                <w:bCs w:val="1"/>
                <w:sz w:val="20"/>
                <w:szCs w:val="20"/>
                <w:rtl w:val="0"/>
              </w:rPr>
              <w:t xml:space="preserve">AEI 3</w:t>
            </w:r>
            <w:r w:rsidDel="00000000" w:rsidR="00000000" w:rsidRPr="00000000">
              <w:rPr>
                <w:rtl w:val="0"/>
              </w:rPr>
            </w:r>
          </w:p>
        </w:tc>
        <w:tc>
          <w:tcPr/>
          <w:p w:rsidR="00000000" w:rsidDel="00000000" w:rsidP="00000000" w:rsidRDefault="00000000" w:rsidRPr="00000000" w14:paraId="00000291">
            <w:pPr>
              <w:rPr>
                <w:sz w:val="20"/>
                <w:szCs w:val="20"/>
              </w:rPr>
            </w:pPr>
            <w:r w:rsidDel="00000000" w:rsidR="00000000" w:rsidRPr="00000000">
              <w:rPr>
                <w:b w:val="1"/>
                <w:bCs w:val="1"/>
                <w:sz w:val="18"/>
                <w:szCs w:val="18"/>
                <w:rtl w:val="0"/>
              </w:rPr>
              <w:t xml:space="preserve">b. One</w:t>
            </w:r>
            <w:r w:rsidDel="00000000" w:rsidR="00000000" w:rsidRPr="00000000">
              <w:rPr>
                <w:rtl w:val="0"/>
              </w:rPr>
            </w:r>
          </w:p>
        </w:tc>
        <w:tc>
          <w:tcPr/>
          <w:p w:rsidR="00000000" w:rsidDel="00000000" w:rsidP="00000000" w:rsidRDefault="00000000" w:rsidRPr="00000000" w14:paraId="00000292">
            <w:pPr>
              <w:rPr>
                <w:b w:val="1"/>
                <w:bCs w:val="1"/>
                <w:sz w:val="18"/>
                <w:szCs w:val="18"/>
              </w:rPr>
            </w:pPr>
            <w:r w:rsidDel="00000000" w:rsidR="00000000" w:rsidRPr="00000000">
              <w:rPr>
                <w:b w:val="1"/>
                <w:bCs w:val="1"/>
                <w:sz w:val="18"/>
                <w:szCs w:val="18"/>
                <w:rtl w:val="0"/>
              </w:rPr>
              <w:t xml:space="preserve">d</w:t>
            </w:r>
          </w:p>
          <w:p w:rsidR="00000000" w:rsidDel="00000000" w:rsidP="00000000" w:rsidRDefault="00000000" w:rsidRPr="00000000" w14:paraId="00000293">
            <w:pPr>
              <w:rPr>
                <w:b w:val="1"/>
                <w:bCs w:val="1"/>
                <w:sz w:val="18"/>
                <w:szCs w:val="18"/>
              </w:rPr>
            </w:pPr>
            <w:r w:rsidDel="00000000" w:rsidR="00000000" w:rsidRPr="00000000">
              <w:rPr>
                <w:rtl w:val="0"/>
              </w:rPr>
            </w:r>
          </w:p>
        </w:tc>
      </w:tr>
      <w:tr>
        <w:trPr>
          <w:cantSplit w:val="0"/>
          <w:trHeight w:val="144" w:hRule="atLeast"/>
          <w:tblHeader w:val="0"/>
        </w:trPr>
        <w:tc>
          <w:tcPr/>
          <w:p w:rsidR="00000000" w:rsidDel="00000000" w:rsidP="00000000" w:rsidRDefault="00000000" w:rsidRPr="00000000" w14:paraId="00000294">
            <w:pPr>
              <w:rPr>
                <w:sz w:val="20"/>
                <w:szCs w:val="20"/>
              </w:rPr>
            </w:pPr>
            <w:r w:rsidDel="00000000" w:rsidR="00000000" w:rsidRPr="00000000">
              <w:rPr>
                <w:b w:val="1"/>
                <w:bCs w:val="1"/>
                <w:sz w:val="20"/>
                <w:szCs w:val="20"/>
                <w:rtl w:val="0"/>
              </w:rPr>
              <w:t xml:space="preserve">AEI 2</w:t>
            </w:r>
            <w:r w:rsidDel="00000000" w:rsidR="00000000" w:rsidRPr="00000000">
              <w:rPr>
                <w:rtl w:val="0"/>
              </w:rPr>
            </w:r>
          </w:p>
        </w:tc>
        <w:tc>
          <w:tcPr/>
          <w:p w:rsidR="00000000" w:rsidDel="00000000" w:rsidP="00000000" w:rsidRDefault="00000000" w:rsidRPr="00000000" w14:paraId="00000295">
            <w:pPr>
              <w:rPr>
                <w:sz w:val="20"/>
                <w:szCs w:val="20"/>
              </w:rPr>
            </w:pPr>
            <w:r w:rsidDel="00000000" w:rsidR="00000000" w:rsidRPr="00000000">
              <w:rPr>
                <w:b w:val="1"/>
                <w:bCs w:val="1"/>
                <w:sz w:val="18"/>
                <w:szCs w:val="18"/>
                <w:rtl w:val="0"/>
              </w:rPr>
              <w:t xml:space="preserve">b. One</w:t>
            </w:r>
            <w:r w:rsidDel="00000000" w:rsidR="00000000" w:rsidRPr="00000000">
              <w:rPr>
                <w:rtl w:val="0"/>
              </w:rPr>
            </w:r>
          </w:p>
        </w:tc>
        <w:tc>
          <w:tcPr/>
          <w:p w:rsidR="00000000" w:rsidDel="00000000" w:rsidP="00000000" w:rsidRDefault="00000000" w:rsidRPr="00000000" w14:paraId="00000296">
            <w:pPr>
              <w:rPr>
                <w:b w:val="1"/>
                <w:bCs w:val="1"/>
                <w:sz w:val="18"/>
                <w:szCs w:val="18"/>
              </w:rPr>
            </w:pPr>
            <w:r w:rsidDel="00000000" w:rsidR="00000000" w:rsidRPr="00000000">
              <w:rPr>
                <w:b w:val="1"/>
                <w:bCs w:val="1"/>
                <w:sz w:val="18"/>
                <w:szCs w:val="18"/>
                <w:rtl w:val="0"/>
              </w:rPr>
              <w:t xml:space="preserve">b</w:t>
            </w:r>
          </w:p>
          <w:p w:rsidR="00000000" w:rsidDel="00000000" w:rsidP="00000000" w:rsidRDefault="00000000" w:rsidRPr="00000000" w14:paraId="00000297">
            <w:pPr>
              <w:rPr>
                <w:b w:val="1"/>
                <w:bCs w:val="1"/>
                <w:sz w:val="18"/>
                <w:szCs w:val="18"/>
              </w:rPr>
            </w:pPr>
            <w:r w:rsidDel="00000000" w:rsidR="00000000" w:rsidRPr="00000000">
              <w:rPr>
                <w:rtl w:val="0"/>
              </w:rPr>
            </w:r>
          </w:p>
        </w:tc>
      </w:tr>
      <w:tr>
        <w:trPr>
          <w:cantSplit w:val="0"/>
          <w:trHeight w:val="144" w:hRule="atLeast"/>
          <w:tblHeader w:val="0"/>
        </w:trPr>
        <w:tc>
          <w:tcPr/>
          <w:p w:rsidR="00000000" w:rsidDel="00000000" w:rsidP="00000000" w:rsidRDefault="00000000" w:rsidRPr="00000000" w14:paraId="00000298">
            <w:pPr>
              <w:rPr>
                <w:sz w:val="20"/>
                <w:szCs w:val="20"/>
              </w:rPr>
            </w:pPr>
            <w:r w:rsidDel="00000000" w:rsidR="00000000" w:rsidRPr="00000000">
              <w:rPr>
                <w:b w:val="1"/>
                <w:bCs w:val="1"/>
                <w:sz w:val="20"/>
                <w:szCs w:val="20"/>
                <w:rtl w:val="0"/>
              </w:rPr>
              <w:t xml:space="preserve">AEI 1</w:t>
            </w:r>
            <w:r w:rsidDel="00000000" w:rsidR="00000000" w:rsidRPr="00000000">
              <w:rPr>
                <w:rtl w:val="0"/>
              </w:rPr>
            </w:r>
          </w:p>
        </w:tc>
        <w:tc>
          <w:tcPr/>
          <w:p w:rsidR="00000000" w:rsidDel="00000000" w:rsidP="00000000" w:rsidRDefault="00000000" w:rsidRPr="00000000" w14:paraId="00000299">
            <w:pPr>
              <w:rPr>
                <w:sz w:val="20"/>
                <w:szCs w:val="20"/>
              </w:rPr>
            </w:pPr>
            <w:r w:rsidDel="00000000" w:rsidR="00000000" w:rsidRPr="00000000">
              <w:rPr>
                <w:b w:val="1"/>
                <w:bCs w:val="1"/>
                <w:sz w:val="18"/>
                <w:szCs w:val="18"/>
                <w:rtl w:val="0"/>
              </w:rPr>
              <w:t xml:space="preserve">b. One</w:t>
            </w:r>
            <w:r w:rsidDel="00000000" w:rsidR="00000000" w:rsidRPr="00000000">
              <w:rPr>
                <w:rtl w:val="0"/>
              </w:rPr>
            </w:r>
          </w:p>
        </w:tc>
        <w:tc>
          <w:tcPr/>
          <w:p w:rsidR="00000000" w:rsidDel="00000000" w:rsidP="00000000" w:rsidRDefault="00000000" w:rsidRPr="00000000" w14:paraId="0000029A">
            <w:pPr>
              <w:rPr>
                <w:b w:val="1"/>
                <w:bCs w:val="1"/>
                <w:sz w:val="18"/>
                <w:szCs w:val="18"/>
              </w:rPr>
            </w:pPr>
            <w:r w:rsidDel="00000000" w:rsidR="00000000" w:rsidRPr="00000000">
              <w:rPr>
                <w:b w:val="1"/>
                <w:bCs w:val="1"/>
                <w:sz w:val="18"/>
                <w:szCs w:val="18"/>
                <w:rtl w:val="0"/>
              </w:rPr>
              <w:t xml:space="preserve">c</w:t>
            </w:r>
          </w:p>
        </w:tc>
      </w:tr>
      <w:tr>
        <w:trPr>
          <w:cantSplit w:val="0"/>
          <w:trHeight w:val="144" w:hRule="atLeast"/>
          <w:tblHeader w:val="0"/>
        </w:trPr>
        <w:tc>
          <w:tcPr/>
          <w:p w:rsidR="00000000" w:rsidDel="00000000" w:rsidP="00000000" w:rsidRDefault="00000000" w:rsidRPr="00000000" w14:paraId="0000029B">
            <w:pPr>
              <w:rPr>
                <w:sz w:val="20"/>
                <w:szCs w:val="20"/>
              </w:rPr>
            </w:pPr>
            <w:r w:rsidDel="00000000" w:rsidR="00000000" w:rsidRPr="00000000">
              <w:rPr>
                <w:b w:val="1"/>
                <w:bCs w:val="1"/>
                <w:sz w:val="20"/>
                <w:szCs w:val="20"/>
                <w:rtl w:val="0"/>
              </w:rPr>
              <w:t xml:space="preserve">AEI 0</w:t>
            </w:r>
            <w:r w:rsidDel="00000000" w:rsidR="00000000" w:rsidRPr="00000000">
              <w:rPr>
                <w:rtl w:val="0"/>
              </w:rPr>
            </w:r>
          </w:p>
        </w:tc>
        <w:tc>
          <w:tcPr/>
          <w:p w:rsidR="00000000" w:rsidDel="00000000" w:rsidP="00000000" w:rsidRDefault="00000000" w:rsidRPr="00000000" w14:paraId="0000029C">
            <w:pPr>
              <w:rPr>
                <w:b w:val="1"/>
                <w:bCs w:val="1"/>
                <w:sz w:val="18"/>
                <w:szCs w:val="18"/>
              </w:rPr>
            </w:pPr>
            <w:r w:rsidDel="00000000" w:rsidR="00000000" w:rsidRPr="00000000">
              <w:rPr>
                <w:b w:val="1"/>
                <w:bCs w:val="1"/>
                <w:sz w:val="18"/>
                <w:szCs w:val="18"/>
                <w:rtl w:val="0"/>
              </w:rPr>
              <w:t xml:space="preserve">a /  c / d</w:t>
            </w:r>
          </w:p>
          <w:p w:rsidR="00000000" w:rsidDel="00000000" w:rsidP="00000000" w:rsidRDefault="00000000" w:rsidRPr="00000000" w14:paraId="0000029D">
            <w:pPr>
              <w:rPr>
                <w:b w:val="1"/>
                <w:bCs w:val="1"/>
                <w:sz w:val="18"/>
                <w:szCs w:val="18"/>
              </w:rPr>
            </w:pPr>
            <w:r w:rsidDel="00000000" w:rsidR="00000000" w:rsidRPr="00000000">
              <w:rPr>
                <w:b w:val="1"/>
                <w:bCs w:val="1"/>
                <w:sz w:val="18"/>
                <w:szCs w:val="18"/>
                <w:rtl w:val="0"/>
              </w:rPr>
              <w:t xml:space="preserve">b</w:t>
            </w:r>
          </w:p>
        </w:tc>
        <w:tc>
          <w:tcPr/>
          <w:p w:rsidR="00000000" w:rsidDel="00000000" w:rsidP="00000000" w:rsidRDefault="00000000" w:rsidRPr="00000000" w14:paraId="0000029E">
            <w:pPr>
              <w:rPr>
                <w:b w:val="1"/>
                <w:bCs w:val="1"/>
                <w:sz w:val="18"/>
                <w:szCs w:val="18"/>
              </w:rPr>
            </w:pPr>
            <w:r w:rsidDel="00000000" w:rsidR="00000000" w:rsidRPr="00000000">
              <w:rPr>
                <w:b w:val="1"/>
                <w:bCs w:val="1"/>
                <w:sz w:val="18"/>
                <w:szCs w:val="18"/>
                <w:rtl w:val="0"/>
              </w:rPr>
              <w:t xml:space="preserve">a / b / c / d</w:t>
            </w:r>
          </w:p>
          <w:p w:rsidR="00000000" w:rsidDel="00000000" w:rsidP="00000000" w:rsidRDefault="00000000" w:rsidRPr="00000000" w14:paraId="0000029F">
            <w:pPr>
              <w:rPr>
                <w:b w:val="1"/>
                <w:bCs w:val="1"/>
                <w:sz w:val="18"/>
                <w:szCs w:val="18"/>
              </w:rPr>
            </w:pPr>
            <w:r w:rsidDel="00000000" w:rsidR="00000000" w:rsidRPr="00000000">
              <w:rPr>
                <w:b w:val="1"/>
                <w:bCs w:val="1"/>
                <w:sz w:val="18"/>
                <w:szCs w:val="18"/>
                <w:rtl w:val="0"/>
              </w:rPr>
              <w:t xml:space="preserve">a</w:t>
            </w:r>
          </w:p>
          <w:p w:rsidR="00000000" w:rsidDel="00000000" w:rsidP="00000000" w:rsidRDefault="00000000" w:rsidRPr="00000000" w14:paraId="000002A0">
            <w:pPr>
              <w:rPr>
                <w:b w:val="1"/>
                <w:bCs w:val="1"/>
                <w:sz w:val="18"/>
                <w:szCs w:val="18"/>
              </w:rPr>
            </w:pPr>
            <w:r w:rsidDel="00000000" w:rsidR="00000000" w:rsidRPr="00000000">
              <w:rPr>
                <w:rtl w:val="0"/>
              </w:rPr>
            </w:r>
          </w:p>
        </w:tc>
      </w:tr>
    </w:tbl>
    <w:p w:rsidR="00000000" w:rsidDel="00000000" w:rsidP="00000000" w:rsidRDefault="00000000" w:rsidRPr="00000000" w14:paraId="000002A1">
      <w:pPr>
        <w:spacing w:after="240" w:before="240" w:lineRule="auto"/>
        <w:rPr/>
      </w:pPr>
      <w:r w:rsidDel="00000000" w:rsidR="00000000" w:rsidRPr="00000000">
        <w:rPr>
          <w:rtl w:val="0"/>
        </w:rPr>
      </w:r>
    </w:p>
    <w:tbl>
      <w:tblPr>
        <w:tblStyle w:val="Table20"/>
        <w:tblW w:w="4485.0" w:type="dxa"/>
        <w:jc w:val="left"/>
        <w:tblInd w:w="-2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0"/>
        <w:gridCol w:w="1605"/>
        <w:gridCol w:w="1770"/>
        <w:tblGridChange w:id="0">
          <w:tblGrid>
            <w:gridCol w:w="1110"/>
            <w:gridCol w:w="1605"/>
            <w:gridCol w:w="1770"/>
          </w:tblGrid>
        </w:tblGridChange>
      </w:tblGrid>
      <w:tr>
        <w:trPr>
          <w:cantSplit w:val="0"/>
          <w:trHeight w:val="144" w:hRule="atLeast"/>
          <w:tblHeader w:val="0"/>
        </w:trPr>
        <w:tc>
          <w:tcPr/>
          <w:p w:rsidR="00000000" w:rsidDel="00000000" w:rsidP="00000000" w:rsidRDefault="00000000" w:rsidRPr="00000000" w14:paraId="000002A2">
            <w:pPr>
              <w:jc w:val="center"/>
              <w:rPr>
                <w:sz w:val="20"/>
                <w:szCs w:val="20"/>
              </w:rPr>
            </w:pPr>
            <w:r w:rsidDel="00000000" w:rsidR="00000000" w:rsidRPr="00000000">
              <w:rPr>
                <w:b w:val="1"/>
                <w:bCs w:val="1"/>
                <w:sz w:val="20"/>
                <w:szCs w:val="20"/>
                <w:rtl w:val="0"/>
              </w:rPr>
              <w:t xml:space="preserve">Waypoint</w:t>
            </w:r>
            <w:r w:rsidDel="00000000" w:rsidR="00000000" w:rsidRPr="00000000">
              <w:rPr>
                <w:rtl w:val="0"/>
              </w:rPr>
            </w:r>
          </w:p>
        </w:tc>
        <w:tc>
          <w:tcPr/>
          <w:p w:rsidR="00000000" w:rsidDel="00000000" w:rsidP="00000000" w:rsidRDefault="00000000" w:rsidRPr="00000000" w14:paraId="000002A3">
            <w:pPr>
              <w:jc w:val="center"/>
              <w:rPr>
                <w:sz w:val="20"/>
                <w:szCs w:val="20"/>
              </w:rPr>
            </w:pPr>
            <w:r w:rsidDel="00000000" w:rsidR="00000000" w:rsidRPr="00000000">
              <w:rPr>
                <w:b w:val="1"/>
                <w:bCs w:val="1"/>
                <w:sz w:val="20"/>
                <w:szCs w:val="20"/>
                <w:rtl w:val="0"/>
              </w:rPr>
              <w:t xml:space="preserve">Q3</w:t>
            </w:r>
            <w:r w:rsidDel="00000000" w:rsidR="00000000" w:rsidRPr="00000000">
              <w:rPr>
                <w:rtl w:val="0"/>
              </w:rPr>
            </w:r>
          </w:p>
        </w:tc>
        <w:tc>
          <w:tcPr/>
          <w:p w:rsidR="00000000" w:rsidDel="00000000" w:rsidP="00000000" w:rsidRDefault="00000000" w:rsidRPr="00000000" w14:paraId="000002A4">
            <w:pPr>
              <w:jc w:val="center"/>
              <w:rPr>
                <w:b w:val="1"/>
                <w:bCs w:val="1"/>
                <w:sz w:val="20"/>
                <w:szCs w:val="20"/>
              </w:rPr>
            </w:pPr>
            <w:r w:rsidDel="00000000" w:rsidR="00000000" w:rsidRPr="00000000">
              <w:rPr>
                <w:b w:val="1"/>
                <w:bCs w:val="1"/>
                <w:sz w:val="20"/>
                <w:szCs w:val="20"/>
                <w:rtl w:val="0"/>
              </w:rPr>
              <w:t xml:space="preserve">Q4</w:t>
            </w:r>
          </w:p>
        </w:tc>
      </w:tr>
      <w:tr>
        <w:trPr>
          <w:cantSplit w:val="0"/>
          <w:trHeight w:val="144" w:hRule="atLeast"/>
          <w:tblHeader w:val="0"/>
        </w:trPr>
        <w:tc>
          <w:tcPr/>
          <w:p w:rsidR="00000000" w:rsidDel="00000000" w:rsidP="00000000" w:rsidRDefault="00000000" w:rsidRPr="00000000" w14:paraId="000002A5">
            <w:pPr>
              <w:rPr>
                <w:b w:val="1"/>
                <w:bCs w:val="1"/>
                <w:sz w:val="20"/>
                <w:szCs w:val="20"/>
              </w:rPr>
            </w:pPr>
            <w:r w:rsidDel="00000000" w:rsidR="00000000" w:rsidRPr="00000000">
              <w:rPr>
                <w:b w:val="1"/>
                <w:bCs w:val="1"/>
                <w:sz w:val="20"/>
                <w:szCs w:val="20"/>
                <w:rtl w:val="0"/>
              </w:rPr>
              <w:t xml:space="preserve">AEI 4</w:t>
            </w:r>
          </w:p>
        </w:tc>
        <w:tc>
          <w:tcPr/>
          <w:p w:rsidR="00000000" w:rsidDel="00000000" w:rsidP="00000000" w:rsidRDefault="00000000" w:rsidRPr="00000000" w14:paraId="000002A6">
            <w:pPr>
              <w:rPr>
                <w:b w:val="1"/>
                <w:bCs w:val="1"/>
                <w:sz w:val="18"/>
                <w:szCs w:val="18"/>
              </w:rPr>
            </w:pPr>
            <w:r w:rsidDel="00000000" w:rsidR="00000000" w:rsidRPr="00000000">
              <w:rPr>
                <w:b w:val="1"/>
                <w:bCs w:val="1"/>
                <w:sz w:val="18"/>
                <w:szCs w:val="18"/>
                <w:rtl w:val="0"/>
              </w:rPr>
              <w:t xml:space="preserve">b. No</w:t>
            </w:r>
          </w:p>
        </w:tc>
        <w:tc>
          <w:tcPr/>
          <w:p w:rsidR="00000000" w:rsidDel="00000000" w:rsidP="00000000" w:rsidRDefault="00000000" w:rsidRPr="00000000" w14:paraId="000002A7">
            <w:pPr>
              <w:rPr>
                <w:b w:val="1"/>
                <w:bCs w:val="1"/>
                <w:sz w:val="18"/>
                <w:szCs w:val="18"/>
              </w:rPr>
            </w:pPr>
            <w:r w:rsidDel="00000000" w:rsidR="00000000" w:rsidRPr="00000000">
              <w:rPr>
                <w:b w:val="1"/>
                <w:bCs w:val="1"/>
                <w:sz w:val="18"/>
                <w:szCs w:val="18"/>
                <w:rtl w:val="0"/>
              </w:rPr>
              <w:t xml:space="preserve">d</w:t>
            </w:r>
          </w:p>
        </w:tc>
      </w:tr>
      <w:tr>
        <w:trPr>
          <w:cantSplit w:val="0"/>
          <w:trHeight w:val="144" w:hRule="atLeast"/>
          <w:tblHeader w:val="0"/>
        </w:trPr>
        <w:tc>
          <w:tcPr/>
          <w:p w:rsidR="00000000" w:rsidDel="00000000" w:rsidP="00000000" w:rsidRDefault="00000000" w:rsidRPr="00000000" w14:paraId="000002A8">
            <w:pPr>
              <w:rPr>
                <w:sz w:val="20"/>
                <w:szCs w:val="20"/>
              </w:rPr>
            </w:pPr>
            <w:r w:rsidDel="00000000" w:rsidR="00000000" w:rsidRPr="00000000">
              <w:rPr>
                <w:b w:val="1"/>
                <w:bCs w:val="1"/>
                <w:sz w:val="20"/>
                <w:szCs w:val="20"/>
                <w:rtl w:val="0"/>
              </w:rPr>
              <w:t xml:space="preserve">AEI 2</w:t>
            </w:r>
            <w:r w:rsidDel="00000000" w:rsidR="00000000" w:rsidRPr="00000000">
              <w:rPr>
                <w:rtl w:val="0"/>
              </w:rPr>
            </w:r>
          </w:p>
        </w:tc>
        <w:tc>
          <w:tcPr/>
          <w:p w:rsidR="00000000" w:rsidDel="00000000" w:rsidP="00000000" w:rsidRDefault="00000000" w:rsidRPr="00000000" w14:paraId="000002A9">
            <w:pPr>
              <w:rPr>
                <w:sz w:val="20"/>
                <w:szCs w:val="20"/>
              </w:rPr>
            </w:pPr>
            <w:r w:rsidDel="00000000" w:rsidR="00000000" w:rsidRPr="00000000">
              <w:rPr>
                <w:b w:val="1"/>
                <w:bCs w:val="1"/>
                <w:sz w:val="18"/>
                <w:szCs w:val="18"/>
                <w:rtl w:val="0"/>
              </w:rPr>
              <w:t xml:space="preserve">b. No</w:t>
            </w:r>
            <w:r w:rsidDel="00000000" w:rsidR="00000000" w:rsidRPr="00000000">
              <w:rPr>
                <w:rtl w:val="0"/>
              </w:rPr>
            </w:r>
          </w:p>
        </w:tc>
        <w:tc>
          <w:tcPr/>
          <w:p w:rsidR="00000000" w:rsidDel="00000000" w:rsidP="00000000" w:rsidRDefault="00000000" w:rsidRPr="00000000" w14:paraId="000002AA">
            <w:pPr>
              <w:rPr>
                <w:b w:val="1"/>
                <w:bCs w:val="1"/>
                <w:sz w:val="18"/>
                <w:szCs w:val="18"/>
              </w:rPr>
            </w:pPr>
            <w:r w:rsidDel="00000000" w:rsidR="00000000" w:rsidRPr="00000000">
              <w:rPr>
                <w:b w:val="1"/>
                <w:bCs w:val="1"/>
                <w:sz w:val="18"/>
                <w:szCs w:val="18"/>
                <w:rtl w:val="0"/>
              </w:rPr>
              <w:t xml:space="preserve">c</w:t>
            </w:r>
          </w:p>
        </w:tc>
      </w:tr>
      <w:tr>
        <w:trPr>
          <w:cantSplit w:val="0"/>
          <w:trHeight w:val="144" w:hRule="atLeast"/>
          <w:tblHeader w:val="0"/>
        </w:trPr>
        <w:tc>
          <w:tcPr/>
          <w:p w:rsidR="00000000" w:rsidDel="00000000" w:rsidP="00000000" w:rsidRDefault="00000000" w:rsidRPr="00000000" w14:paraId="000002AB">
            <w:pPr>
              <w:rPr>
                <w:sz w:val="20"/>
                <w:szCs w:val="20"/>
              </w:rPr>
            </w:pPr>
            <w:r w:rsidDel="00000000" w:rsidR="00000000" w:rsidRPr="00000000">
              <w:rPr>
                <w:b w:val="1"/>
                <w:bCs w:val="1"/>
                <w:sz w:val="20"/>
                <w:szCs w:val="20"/>
                <w:rtl w:val="0"/>
              </w:rPr>
              <w:t xml:space="preserve">AEI 1</w:t>
            </w:r>
            <w:r w:rsidDel="00000000" w:rsidR="00000000" w:rsidRPr="00000000">
              <w:rPr>
                <w:rtl w:val="0"/>
              </w:rPr>
            </w:r>
          </w:p>
        </w:tc>
        <w:tc>
          <w:tcPr/>
          <w:p w:rsidR="00000000" w:rsidDel="00000000" w:rsidP="00000000" w:rsidRDefault="00000000" w:rsidRPr="00000000" w14:paraId="000002AC">
            <w:pPr>
              <w:rPr>
                <w:sz w:val="20"/>
                <w:szCs w:val="20"/>
              </w:rPr>
            </w:pPr>
            <w:r w:rsidDel="00000000" w:rsidR="00000000" w:rsidRPr="00000000">
              <w:rPr>
                <w:b w:val="1"/>
                <w:bCs w:val="1"/>
                <w:sz w:val="18"/>
                <w:szCs w:val="18"/>
                <w:rtl w:val="0"/>
              </w:rPr>
              <w:t xml:space="preserve">a / b / c</w:t>
            </w:r>
            <w:r w:rsidDel="00000000" w:rsidR="00000000" w:rsidRPr="00000000">
              <w:rPr>
                <w:rtl w:val="0"/>
              </w:rPr>
            </w:r>
          </w:p>
        </w:tc>
        <w:tc>
          <w:tcPr/>
          <w:p w:rsidR="00000000" w:rsidDel="00000000" w:rsidP="00000000" w:rsidRDefault="00000000" w:rsidRPr="00000000" w14:paraId="000002AD">
            <w:pPr>
              <w:rPr>
                <w:b w:val="1"/>
                <w:bCs w:val="1"/>
                <w:sz w:val="18"/>
                <w:szCs w:val="18"/>
              </w:rPr>
            </w:pPr>
            <w:r w:rsidDel="00000000" w:rsidR="00000000" w:rsidRPr="00000000">
              <w:rPr>
                <w:b w:val="1"/>
                <w:bCs w:val="1"/>
                <w:sz w:val="18"/>
                <w:szCs w:val="18"/>
                <w:rtl w:val="0"/>
              </w:rPr>
              <w:t xml:space="preserve">a,e</w:t>
            </w:r>
          </w:p>
        </w:tc>
      </w:tr>
      <w:tr>
        <w:trPr>
          <w:cantSplit w:val="0"/>
          <w:trHeight w:val="144" w:hRule="atLeast"/>
          <w:tblHeader w:val="0"/>
        </w:trPr>
        <w:tc>
          <w:tcPr/>
          <w:p w:rsidR="00000000" w:rsidDel="00000000" w:rsidP="00000000" w:rsidRDefault="00000000" w:rsidRPr="00000000" w14:paraId="000002AE">
            <w:pPr>
              <w:rPr>
                <w:sz w:val="20"/>
                <w:szCs w:val="20"/>
              </w:rPr>
            </w:pPr>
            <w:r w:rsidDel="00000000" w:rsidR="00000000" w:rsidRPr="00000000">
              <w:rPr>
                <w:b w:val="1"/>
                <w:bCs w:val="1"/>
                <w:sz w:val="20"/>
                <w:szCs w:val="20"/>
                <w:rtl w:val="0"/>
              </w:rPr>
              <w:t xml:space="preserve">AEI 0</w:t>
            </w:r>
            <w:r w:rsidDel="00000000" w:rsidR="00000000" w:rsidRPr="00000000">
              <w:rPr>
                <w:rtl w:val="0"/>
              </w:rPr>
            </w:r>
          </w:p>
        </w:tc>
        <w:tc>
          <w:tcPr/>
          <w:p w:rsidR="00000000" w:rsidDel="00000000" w:rsidP="00000000" w:rsidRDefault="00000000" w:rsidRPr="00000000" w14:paraId="000002AF">
            <w:pPr>
              <w:rPr>
                <w:sz w:val="20"/>
                <w:szCs w:val="20"/>
              </w:rPr>
            </w:pPr>
            <w:r w:rsidDel="00000000" w:rsidR="00000000" w:rsidRPr="00000000">
              <w:rPr>
                <w:b w:val="1"/>
                <w:bCs w:val="1"/>
                <w:sz w:val="18"/>
                <w:szCs w:val="18"/>
                <w:rtl w:val="0"/>
              </w:rPr>
              <w:t xml:space="preserve">a / b / c </w:t>
            </w:r>
            <w:r w:rsidDel="00000000" w:rsidR="00000000" w:rsidRPr="00000000">
              <w:rPr>
                <w:rtl w:val="0"/>
              </w:rPr>
            </w:r>
          </w:p>
        </w:tc>
        <w:tc>
          <w:tcPr/>
          <w:p w:rsidR="00000000" w:rsidDel="00000000" w:rsidP="00000000" w:rsidRDefault="00000000" w:rsidRPr="00000000" w14:paraId="000002B0">
            <w:pPr>
              <w:rPr>
                <w:b w:val="1"/>
                <w:bCs w:val="1"/>
                <w:sz w:val="18"/>
                <w:szCs w:val="18"/>
              </w:rPr>
            </w:pPr>
            <w:r w:rsidDel="00000000" w:rsidR="00000000" w:rsidRPr="00000000">
              <w:rPr>
                <w:b w:val="1"/>
                <w:bCs w:val="1"/>
                <w:sz w:val="18"/>
                <w:szCs w:val="18"/>
                <w:rtl w:val="0"/>
              </w:rPr>
              <w:t xml:space="preserve">b</w:t>
            </w:r>
          </w:p>
        </w:tc>
      </w:tr>
    </w:tbl>
    <w:p w:rsidR="00000000" w:rsidDel="00000000" w:rsidP="00000000" w:rsidRDefault="00000000" w:rsidRPr="00000000" w14:paraId="000002B1">
      <w:pPr>
        <w:spacing w:after="240" w:before="240" w:lineRule="auto"/>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784bypsbmsgm"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DDM/MRC_Sandwich</w:t>
      </w: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(A) </w:t>
      </w:r>
      <w:hyperlink w:anchor="hjzea4xgk6ve">
        <w:r w:rsidDel="00000000" w:rsidR="00000000" w:rsidRPr="00000000">
          <w:rPr>
            <w:b w:val="1"/>
            <w:bCs w:val="1"/>
            <w:color w:val="1155cc"/>
            <w:u w:val="single"/>
            <w:rtl w:val="0"/>
          </w:rPr>
          <w:t xml:space="preserve">Revised OE item</w:t>
        </w:r>
      </w:hyperlink>
      <w:r w:rsidDel="00000000" w:rsidR="00000000" w:rsidRPr="00000000">
        <w:rPr>
          <w:rtl w:val="0"/>
        </w:rPr>
        <w:tab/>
        <w:t xml:space="preserve">(B) </w:t>
      </w:r>
      <w:hyperlink w:anchor="kix.7u6ykl8ll2tk">
        <w:r w:rsidDel="00000000" w:rsidR="00000000" w:rsidRPr="00000000">
          <w:rPr>
            <w:b w:val="1"/>
            <w:bCs w:val="1"/>
            <w:color w:val="1155cc"/>
            <w:u w:val="single"/>
            <w:rtl w:val="0"/>
          </w:rPr>
          <w:t xml:space="preserve">Revised OE SG</w:t>
        </w:r>
      </w:hyperlink>
      <w:r w:rsidDel="00000000" w:rsidR="00000000" w:rsidRPr="00000000">
        <w:rPr>
          <w:rtl w:val="0"/>
        </w:rPr>
        <w:tab/>
      </w:r>
    </w:p>
    <w:p w:rsidR="00000000" w:rsidDel="00000000" w:rsidP="00000000" w:rsidRDefault="00000000" w:rsidRPr="00000000" w14:paraId="000002B4">
      <w:pPr>
        <w:rPr>
          <w:b w:val="1"/>
          <w:bCs w:val="1"/>
        </w:rPr>
      </w:pPr>
      <w:r w:rsidDel="00000000" w:rsidR="00000000" w:rsidRPr="00000000">
        <w:rPr>
          <w:rtl w:val="0"/>
        </w:rPr>
        <w:t xml:space="preserve">(C)</w:t>
      </w:r>
      <w:hyperlink w:anchor="kix.4j8wsxj87u7g">
        <w:r w:rsidDel="00000000" w:rsidR="00000000" w:rsidRPr="00000000">
          <w:rPr>
            <w:color w:val="1155cc"/>
            <w:u w:val="single"/>
            <w:rtl w:val="0"/>
          </w:rPr>
          <w:t xml:space="preserve"> </w:t>
        </w:r>
      </w:hyperlink>
      <w:hyperlink w:anchor="kix.4j8wsxj87u7g">
        <w:r w:rsidDel="00000000" w:rsidR="00000000" w:rsidRPr="00000000">
          <w:rPr>
            <w:b w:val="1"/>
            <w:bCs w:val="1"/>
            <w:color w:val="1155cc"/>
            <w:u w:val="single"/>
            <w:rtl w:val="0"/>
          </w:rPr>
          <w:t xml:space="preserve">Paired Human MC item</w:t>
        </w:r>
      </w:hyperlink>
      <w:r w:rsidDel="00000000" w:rsidR="00000000" w:rsidRPr="00000000">
        <w:rPr>
          <w:b w:val="1"/>
          <w:bCs w:val="1"/>
          <w:rtl w:val="0"/>
        </w:rPr>
        <w:tab/>
      </w:r>
      <w:r w:rsidDel="00000000" w:rsidR="00000000" w:rsidRPr="00000000">
        <w:rPr>
          <w:rtl w:val="0"/>
        </w:rPr>
        <w:t xml:space="preserve">(D)</w:t>
      </w:r>
      <w:hyperlink w:anchor="kix.hl82owgi74gw">
        <w:r w:rsidDel="00000000" w:rsidR="00000000" w:rsidRPr="00000000">
          <w:rPr>
            <w:color w:val="1155cc"/>
            <w:u w:val="single"/>
            <w:rtl w:val="0"/>
          </w:rPr>
          <w:t xml:space="preserve"> </w:t>
        </w:r>
      </w:hyperlink>
      <w:hyperlink w:anchor="kix.hl82owgi74gw">
        <w:r w:rsidDel="00000000" w:rsidR="00000000" w:rsidRPr="00000000">
          <w:rPr>
            <w:b w:val="1"/>
            <w:bCs w:val="1"/>
            <w:color w:val="1155cc"/>
            <w:u w:val="single"/>
            <w:rtl w:val="0"/>
          </w:rPr>
          <w:t xml:space="preserve">Paired Human MC SG</w:t>
        </w:r>
      </w:hyperlink>
      <w:r w:rsidDel="00000000" w:rsidR="00000000" w:rsidRPr="00000000">
        <w:rPr>
          <w:rtl w:val="0"/>
        </w:rPr>
      </w:r>
    </w:p>
    <w:p w:rsidR="00000000" w:rsidDel="00000000" w:rsidP="00000000" w:rsidRDefault="00000000" w:rsidRPr="00000000" w14:paraId="000002B5">
      <w:pPr>
        <w:rPr>
          <w:b w:val="1"/>
          <w:bCs w:val="1"/>
        </w:rPr>
      </w:pPr>
      <w:r w:rsidDel="00000000" w:rsidR="00000000" w:rsidRPr="00000000">
        <w:rPr>
          <w:rtl w:val="0"/>
        </w:rPr>
      </w:r>
    </w:p>
    <w:bookmarkStart w:colFirst="0" w:colLast="0" w:name="kix.stgyynl637i7" w:id="19"/>
    <w:bookmarkEnd w:id="19"/>
    <w:p w:rsidR="00000000" w:rsidDel="00000000" w:rsidP="00000000" w:rsidRDefault="00000000" w:rsidRPr="00000000" w14:paraId="000002B6">
      <w:pPr>
        <w:rPr>
          <w:b w:val="1"/>
          <w:bCs w:val="1"/>
        </w:rPr>
      </w:pPr>
      <w:r w:rsidDel="00000000" w:rsidR="00000000" w:rsidRPr="00000000">
        <w:rPr>
          <w:b w:val="1"/>
          <w:bCs w:val="1"/>
          <w:rtl w:val="0"/>
        </w:rPr>
        <w:t xml:space="preserve">Sandwich [OE]</w:t>
      </w:r>
    </w:p>
    <w:p w:rsidR="00000000" w:rsidDel="00000000" w:rsidP="00000000" w:rsidRDefault="00000000" w:rsidRPr="00000000" w14:paraId="000002B7">
      <w:pPr>
        <w:rPr>
          <w:b w:val="1"/>
          <w:bCs w:val="1"/>
        </w:rPr>
      </w:pPr>
      <w:r w:rsidDel="00000000" w:rsidR="00000000" w:rsidRPr="00000000">
        <w:rPr>
          <w:rtl w:val="0"/>
        </w:rPr>
      </w:r>
    </w:p>
    <w:p w:rsidR="00000000" w:rsidDel="00000000" w:rsidP="00000000" w:rsidRDefault="00000000" w:rsidRPr="00000000" w14:paraId="000002B8">
      <w:pPr>
        <w:rPr>
          <w:b w:val="1"/>
          <w:bCs w:val="1"/>
          <w:color w:val="0000ff"/>
        </w:rPr>
      </w:pPr>
      <w:r w:rsidDel="00000000" w:rsidR="00000000" w:rsidRPr="00000000">
        <w:rPr>
          <w:b w:val="1"/>
          <w:bCs w:val="1"/>
          <w:color w:val="0000ff"/>
          <w:rtl w:val="0"/>
        </w:rPr>
        <w:t xml:space="preserve">DesignNote:</w:t>
      </w:r>
    </w:p>
    <w:p w:rsidR="00000000" w:rsidDel="00000000" w:rsidP="00000000" w:rsidRDefault="00000000" w:rsidRPr="00000000" w14:paraId="000002B9">
      <w:pPr>
        <w:rPr>
          <w:color w:val="0000ff"/>
        </w:rPr>
      </w:pPr>
      <w:r w:rsidDel="00000000" w:rsidR="00000000" w:rsidRPr="00000000">
        <w:rPr>
          <w:color w:val="0000ff"/>
          <w:rtl w:val="0"/>
        </w:rPr>
        <w:t xml:space="preserve">This item targets students’ ability to critically evaluate whether a data display supports a claim about the magnitude of change. In Q1, students judge whether the graph is misleading about the amount of sales growth given the stated values. In Q2, they identify the specific design feature that drives the distortion and justify how it exaggerates the perceived increase relative to the true quantitative change.</w:t>
      </w:r>
    </w:p>
    <w:p w:rsidR="00000000" w:rsidDel="00000000" w:rsidP="00000000" w:rsidRDefault="00000000" w:rsidRPr="00000000" w14:paraId="000002BA">
      <w:pPr>
        <w:rPr>
          <w:color w:val="0000ff"/>
        </w:rPr>
      </w:pPr>
      <w:r w:rsidDel="00000000" w:rsidR="00000000" w:rsidRPr="00000000">
        <w:rPr>
          <w:rtl w:val="0"/>
        </w:rPr>
      </w:r>
    </w:p>
    <w:p w:rsidR="00000000" w:rsidDel="00000000" w:rsidP="00000000" w:rsidRDefault="00000000" w:rsidRPr="00000000" w14:paraId="000002BB">
      <w:pPr>
        <w:rPr>
          <w:b w:val="1"/>
          <w:bCs w:val="1"/>
        </w:rPr>
      </w:pPr>
      <w:r w:rsidDel="00000000" w:rsidR="00000000" w:rsidRPr="00000000">
        <w:rPr>
          <w:rtl w:val="0"/>
        </w:rPr>
      </w:r>
    </w:p>
    <w:bookmarkStart w:colFirst="0" w:colLast="0" w:name="kix.gytqf513xk33" w:id="20"/>
    <w:bookmarkEnd w:id="20"/>
    <w:p w:rsidR="00000000" w:rsidDel="00000000" w:rsidP="00000000" w:rsidRDefault="00000000" w:rsidRPr="00000000" w14:paraId="000002BC">
      <w:pPr>
        <w:rPr>
          <w:b w:val="1"/>
          <w:bCs w:val="1"/>
        </w:rPr>
      </w:pPr>
      <w:r w:rsidDel="00000000" w:rsidR="00000000" w:rsidRPr="00000000">
        <w:rPr>
          <w:b w:val="1"/>
          <w:bCs w:val="1"/>
          <w:rtl w:val="0"/>
        </w:rPr>
        <w:t xml:space="preserve">Sandwich [OE]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Dave opened his sandwich shop in 2015. In the first year, he sold 4,000 sandwiches. Five years later in 2020, the sales went up to 8,000. For an advertisement on social media, Dave creates a graph that shows the sales growth from 2015 to 2020 as shown below.</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(image)</w:t>
      </w:r>
      <w:r w:rsidDel="00000000" w:rsidR="00000000" w:rsidRPr="00000000">
        <w:rPr/>
        <w:drawing>
          <wp:inline distB="114300" distT="114300" distL="114300" distR="114300">
            <wp:extent cx="5943600" cy="29083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[Q1] One of Dave’s employees looks at the graph and tells him it is misleading </w:t>
      </w:r>
      <w:r w:rsidDel="00000000" w:rsidR="00000000" w:rsidRPr="00000000">
        <w:rPr>
          <w:color w:val="0000ff"/>
          <w:rtl w:val="0"/>
        </w:rPr>
        <w:t xml:space="preserve">about the magnitude of sales growth</w:t>
      </w:r>
      <w:r w:rsidDel="00000000" w:rsidR="00000000" w:rsidRPr="00000000">
        <w:rPr>
          <w:rtl w:val="0"/>
        </w:rPr>
        <w:t xml:space="preserve"> from 2015 to 2020. Do you agree?</w:t>
      </w:r>
    </w:p>
    <w:p w:rsidR="00000000" w:rsidDel="00000000" w:rsidP="00000000" w:rsidRDefault="00000000" w:rsidRPr="00000000" w14:paraId="000002C3">
      <w:pPr>
        <w:rPr/>
      </w:pPr>
      <w:r w:rsidDel="00000000" w:rsidR="00000000" w:rsidRPr="00000000">
        <w:rPr>
          <w:rtl w:val="0"/>
        </w:rPr>
        <w:t xml:space="preserve">["a. Yes",  "b. No", "c. Cannot be determined"]'''</w:t>
      </w:r>
    </w:p>
    <w:p w:rsidR="00000000" w:rsidDel="00000000" w:rsidP="00000000" w:rsidRDefault="00000000" w:rsidRPr="00000000" w14:paraId="000002C4">
      <w:pPr>
        <w:rPr>
          <w:color w:val="0000ff"/>
        </w:rPr>
      </w:pPr>
      <w:r w:rsidDel="00000000" w:rsidR="00000000" w:rsidRPr="00000000">
        <w:rPr>
          <w:color w:val="0000ff"/>
          <w:rtl w:val="0"/>
        </w:rPr>
        <w:t xml:space="preserve">[Q2] Identify the specific feature of the graph that is most misleading, and explain why it is misleading.</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br w:type="page"/>
      </w:r>
      <w:r w:rsidDel="00000000" w:rsidR="00000000" w:rsidRPr="00000000">
        <w:rPr>
          <w:rtl w:val="0"/>
        </w:rPr>
      </w:r>
    </w:p>
    <w:bookmarkStart w:colFirst="0" w:colLast="0" w:name="kix.7u6ykl8ll2tk" w:id="21"/>
    <w:bookmarkEnd w:id="21"/>
    <w:p w:rsidR="00000000" w:rsidDel="00000000" w:rsidP="00000000" w:rsidRDefault="00000000" w:rsidRPr="00000000" w14:paraId="000002C7">
      <w:pPr>
        <w:rPr>
          <w:color w:val="0000ff"/>
        </w:rPr>
      </w:pPr>
      <w:r w:rsidDel="00000000" w:rsidR="00000000" w:rsidRPr="00000000">
        <w:rPr>
          <w:b w:val="1"/>
          <w:bCs w:val="1"/>
          <w:rtl w:val="0"/>
        </w:rPr>
        <w:t xml:space="preserve">Sandwich [OE SG]</w:t>
      </w:r>
      <w:r w:rsidDel="00000000" w:rsidR="00000000" w:rsidRPr="00000000">
        <w:rPr>
          <w:rtl w:val="0"/>
        </w:rPr>
      </w:r>
    </w:p>
    <w:tbl>
      <w:tblPr>
        <w:tblStyle w:val="Table21"/>
        <w:tblW w:w="98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0"/>
        <w:gridCol w:w="1410"/>
        <w:gridCol w:w="3090"/>
        <w:gridCol w:w="4350"/>
        <w:tblGridChange w:id="0">
          <w:tblGrid>
            <w:gridCol w:w="960"/>
            <w:gridCol w:w="1410"/>
            <w:gridCol w:w="3090"/>
            <w:gridCol w:w="4350"/>
          </w:tblGrid>
        </w:tblGridChange>
      </w:tblGrid>
      <w:tr>
        <w:trPr>
          <w:cantSplit w:val="0"/>
          <w:trHeight w:val="515" w:hRule="atLeast"/>
          <w:tblHeader w:val="0"/>
        </w:trPr>
        <w:tc>
          <w:tcPr>
            <w:tcMar>
              <w:top w:w="0.0" w:type="dxa"/>
              <w:left w:w="0.0" w:type="dxa"/>
              <w:bottom w:w="0.0" w:type="dxa"/>
              <w:right w:w="0.0" w:type="dxa"/>
            </w:tcMar>
          </w:tcPr>
          <w:p w:rsidR="00000000" w:rsidDel="00000000" w:rsidP="00000000" w:rsidRDefault="00000000" w:rsidRPr="00000000" w14:paraId="000002C8">
            <w:pPr>
              <w:keepLines w:val="1"/>
              <w:widowControl w:val="0"/>
              <w:spacing w:line="240" w:lineRule="auto"/>
              <w:jc w:val="center"/>
              <w:rPr>
                <w:color w:val="0000ff"/>
                <w:sz w:val="20"/>
                <w:szCs w:val="20"/>
              </w:rPr>
            </w:pPr>
            <w:r w:rsidDel="00000000" w:rsidR="00000000" w:rsidRPr="00000000">
              <w:rPr>
                <w:b w:val="1"/>
                <w:bCs w:val="1"/>
                <w:color w:val="0000ff"/>
                <w:sz w:val="20"/>
                <w:szCs w:val="20"/>
                <w:rtl w:val="0"/>
              </w:rPr>
              <w:t xml:space="preserve">Waypoint</w:t>
            </w:r>
            <w:r w:rsidDel="00000000" w:rsidR="00000000" w:rsidRPr="00000000">
              <w:rPr>
                <w:rtl w:val="0"/>
              </w:rPr>
            </w:r>
          </w:p>
        </w:tc>
        <w:tc>
          <w:tcPr/>
          <w:p w:rsidR="00000000" w:rsidDel="00000000" w:rsidP="00000000" w:rsidRDefault="00000000" w:rsidRPr="00000000" w14:paraId="000002C9">
            <w:pPr>
              <w:jc w:val="center"/>
              <w:rPr>
                <w:color w:val="0000ff"/>
                <w:sz w:val="20"/>
                <w:szCs w:val="20"/>
              </w:rPr>
            </w:pPr>
            <w:r w:rsidDel="00000000" w:rsidR="00000000" w:rsidRPr="00000000">
              <w:rPr>
                <w:b w:val="1"/>
                <w:bCs w:val="1"/>
                <w:color w:val="0000ff"/>
                <w:sz w:val="20"/>
                <w:szCs w:val="20"/>
                <w:rtl w:val="0"/>
              </w:rPr>
              <w:t xml:space="preserve">Q1</w:t>
            </w:r>
            <w:r w:rsidDel="00000000" w:rsidR="00000000" w:rsidRPr="00000000">
              <w:rPr>
                <w:rtl w:val="0"/>
              </w:rPr>
            </w:r>
          </w:p>
        </w:tc>
        <w:tc>
          <w:tcPr/>
          <w:p w:rsidR="00000000" w:rsidDel="00000000" w:rsidP="00000000" w:rsidRDefault="00000000" w:rsidRPr="00000000" w14:paraId="000002CA">
            <w:pPr>
              <w:jc w:val="center"/>
              <w:rPr>
                <w:color w:val="0000ff"/>
                <w:sz w:val="20"/>
                <w:szCs w:val="20"/>
              </w:rPr>
            </w:pPr>
            <w:r w:rsidDel="00000000" w:rsidR="00000000" w:rsidRPr="00000000">
              <w:rPr>
                <w:b w:val="1"/>
                <w:bCs w:val="1"/>
                <w:color w:val="0000ff"/>
                <w:sz w:val="20"/>
                <w:szCs w:val="20"/>
                <w:rtl w:val="0"/>
              </w:rPr>
              <w:t xml:space="preserve">Q2</w:t>
            </w:r>
            <w:r w:rsidDel="00000000" w:rsidR="00000000" w:rsidRPr="00000000">
              <w:rPr>
                <w:rtl w:val="0"/>
              </w:rPr>
            </w:r>
          </w:p>
        </w:tc>
        <w:tc>
          <w:tcPr/>
          <w:p w:rsidR="00000000" w:rsidDel="00000000" w:rsidP="00000000" w:rsidRDefault="00000000" w:rsidRPr="00000000" w14:paraId="000002CB">
            <w:pPr>
              <w:jc w:val="center"/>
              <w:rPr>
                <w:color w:val="0000ff"/>
                <w:sz w:val="20"/>
                <w:szCs w:val="20"/>
              </w:rPr>
            </w:pPr>
            <w:r w:rsidDel="00000000" w:rsidR="00000000" w:rsidRPr="00000000">
              <w:rPr>
                <w:b w:val="1"/>
                <w:bCs w:val="1"/>
                <w:color w:val="0000ff"/>
                <w:sz w:val="20"/>
                <w:szCs w:val="20"/>
                <w:rtl w:val="0"/>
              </w:rPr>
              <w:t xml:space="preserve">Example Answer</w:t>
            </w:r>
            <w:r w:rsidDel="00000000" w:rsidR="00000000" w:rsidRPr="00000000">
              <w:rPr>
                <w:rtl w:val="0"/>
              </w:rPr>
            </w:r>
          </w:p>
        </w:tc>
      </w:tr>
      <w:tr>
        <w:trPr>
          <w:cantSplit w:val="0"/>
          <w:trHeight w:val="1515" w:hRule="atLeast"/>
          <w:tblHeader w:val="0"/>
        </w:trPr>
        <w:tc>
          <w:tcPr>
            <w:tcMar>
              <w:top w:w="0.0" w:type="dxa"/>
              <w:left w:w="0.0" w:type="dxa"/>
              <w:bottom w:w="0.0" w:type="dxa"/>
              <w:right w:w="0.0" w:type="dxa"/>
            </w:tcMar>
          </w:tcPr>
          <w:p w:rsidR="00000000" w:rsidDel="00000000" w:rsidP="00000000" w:rsidRDefault="00000000" w:rsidRPr="00000000" w14:paraId="000002CC">
            <w:pPr>
              <w:keepLines w:val="1"/>
              <w:widowControl w:val="0"/>
              <w:spacing w:line="240" w:lineRule="auto"/>
              <w:rPr>
                <w:color w:val="0000ff"/>
                <w:sz w:val="20"/>
                <w:szCs w:val="20"/>
              </w:rPr>
            </w:pPr>
            <w:r w:rsidDel="00000000" w:rsidR="00000000" w:rsidRPr="00000000">
              <w:rPr>
                <w:b w:val="1"/>
                <w:bCs w:val="1"/>
                <w:color w:val="0000ff"/>
                <w:sz w:val="20"/>
                <w:szCs w:val="20"/>
                <w:rtl w:val="0"/>
              </w:rPr>
              <w:t xml:space="preserve">MRC5 </w:t>
            </w:r>
            <w:r w:rsidDel="00000000" w:rsidR="00000000" w:rsidRPr="00000000">
              <w:rPr>
                <w:rtl w:val="0"/>
              </w:rPr>
            </w:r>
          </w:p>
        </w:tc>
        <w:tc>
          <w:tcPr/>
          <w:p w:rsidR="00000000" w:rsidDel="00000000" w:rsidP="00000000" w:rsidRDefault="00000000" w:rsidRPr="00000000" w14:paraId="000002CD">
            <w:pPr>
              <w:rPr>
                <w:color w:val="0000ff"/>
                <w:sz w:val="20"/>
                <w:szCs w:val="20"/>
              </w:rPr>
            </w:pPr>
            <w:r w:rsidDel="00000000" w:rsidR="00000000" w:rsidRPr="00000000">
              <w:rPr>
                <w:color w:val="0000ff"/>
                <w:sz w:val="20"/>
                <w:szCs w:val="20"/>
                <w:rtl w:val="0"/>
              </w:rPr>
              <w:t xml:space="preserve">a. Yes</w:t>
            </w:r>
          </w:p>
        </w:tc>
        <w:tc>
          <w:tcPr/>
          <w:p w:rsidR="00000000" w:rsidDel="00000000" w:rsidP="00000000" w:rsidRDefault="00000000" w:rsidRPr="00000000" w14:paraId="000002CE">
            <w:pPr>
              <w:rPr>
                <w:color w:val="0000ff"/>
                <w:sz w:val="20"/>
                <w:szCs w:val="20"/>
              </w:rPr>
            </w:pPr>
            <w:r w:rsidDel="00000000" w:rsidR="00000000" w:rsidRPr="00000000">
              <w:rPr>
                <w:color w:val="0000ff"/>
                <w:sz w:val="20"/>
                <w:szCs w:val="20"/>
                <w:rtl w:val="0"/>
              </w:rPr>
              <w:t xml:space="preserve">Explains that scaling by area/volume exaggerates differences; proposes an alternative (e.g., bar chart).</w:t>
            </w:r>
          </w:p>
        </w:tc>
        <w:tc>
          <w:tcPr/>
          <w:p w:rsidR="00000000" w:rsidDel="00000000" w:rsidP="00000000" w:rsidRDefault="00000000" w:rsidRPr="00000000" w14:paraId="000002CF">
            <w:pPr>
              <w:rPr>
                <w:color w:val="0000ff"/>
                <w:sz w:val="20"/>
                <w:szCs w:val="20"/>
              </w:rPr>
            </w:pPr>
            <w:r w:rsidDel="00000000" w:rsidR="00000000" w:rsidRPr="00000000">
              <w:rPr>
                <w:color w:val="0000ff"/>
                <w:sz w:val="20"/>
                <w:szCs w:val="20"/>
                <w:rtl w:val="0"/>
              </w:rPr>
              <w:t xml:space="preserve">“The burger icons don’t match the numbers. They’re scaled by area, so the 2:1 ratio looks much larger. A simple bar chart would represent the sales more accurately.”</w:t>
            </w:r>
          </w:p>
        </w:tc>
      </w:tr>
      <w:tr>
        <w:trPr>
          <w:cantSplit w:val="0"/>
          <w:trHeight w:val="1770" w:hRule="atLeast"/>
          <w:tblHeader w:val="0"/>
        </w:trPr>
        <w:tc>
          <w:tcPr>
            <w:tcMar>
              <w:top w:w="0.0" w:type="dxa"/>
              <w:left w:w="0.0" w:type="dxa"/>
              <w:bottom w:w="0.0" w:type="dxa"/>
              <w:right w:w="0.0" w:type="dxa"/>
            </w:tcMar>
          </w:tcPr>
          <w:p w:rsidR="00000000" w:rsidDel="00000000" w:rsidP="00000000" w:rsidRDefault="00000000" w:rsidRPr="00000000" w14:paraId="000002D0">
            <w:pPr>
              <w:keepLines w:val="1"/>
              <w:widowControl w:val="0"/>
              <w:spacing w:line="240" w:lineRule="auto"/>
              <w:rPr>
                <w:color w:val="0000ff"/>
                <w:sz w:val="20"/>
                <w:szCs w:val="20"/>
              </w:rPr>
            </w:pPr>
            <w:r w:rsidDel="00000000" w:rsidR="00000000" w:rsidRPr="00000000">
              <w:rPr>
                <w:b w:val="1"/>
                <w:bCs w:val="1"/>
                <w:color w:val="0000ff"/>
                <w:sz w:val="20"/>
                <w:szCs w:val="20"/>
                <w:rtl w:val="0"/>
              </w:rPr>
              <w:t xml:space="preserve">MRC4 </w:t>
            </w:r>
            <w:r w:rsidDel="00000000" w:rsidR="00000000" w:rsidRPr="00000000">
              <w:rPr>
                <w:rtl w:val="0"/>
              </w:rPr>
            </w:r>
          </w:p>
        </w:tc>
        <w:tc>
          <w:tcPr/>
          <w:p w:rsidR="00000000" w:rsidDel="00000000" w:rsidP="00000000" w:rsidRDefault="00000000" w:rsidRPr="00000000" w14:paraId="000002D1">
            <w:pPr>
              <w:rPr>
                <w:color w:val="0000ff"/>
                <w:sz w:val="20"/>
                <w:szCs w:val="20"/>
              </w:rPr>
            </w:pPr>
            <w:r w:rsidDel="00000000" w:rsidR="00000000" w:rsidRPr="00000000">
              <w:rPr>
                <w:color w:val="0000ff"/>
                <w:sz w:val="20"/>
                <w:szCs w:val="20"/>
                <w:rtl w:val="0"/>
              </w:rPr>
              <w:t xml:space="preserve">a. Yes</w:t>
            </w:r>
          </w:p>
        </w:tc>
        <w:tc>
          <w:tcPr/>
          <w:p w:rsidR="00000000" w:rsidDel="00000000" w:rsidP="00000000" w:rsidRDefault="00000000" w:rsidRPr="00000000" w14:paraId="000002D2">
            <w:pPr>
              <w:rPr>
                <w:color w:val="0000ff"/>
                <w:sz w:val="20"/>
                <w:szCs w:val="20"/>
              </w:rPr>
            </w:pPr>
            <w:r w:rsidDel="00000000" w:rsidR="00000000" w:rsidRPr="00000000">
              <w:rPr>
                <w:color w:val="0000ff"/>
                <w:sz w:val="20"/>
                <w:szCs w:val="20"/>
                <w:rtl w:val="0"/>
              </w:rPr>
              <w:t xml:space="preserve">Explains that while the numbers show a 2:1 ratio, the pictures make the difference look much larger; identifies a mismatch between numbers and visuals.</w:t>
            </w:r>
          </w:p>
          <w:p w:rsidR="00000000" w:rsidDel="00000000" w:rsidP="00000000" w:rsidRDefault="00000000" w:rsidRPr="00000000" w14:paraId="000002D3">
            <w:pPr>
              <w:rPr>
                <w:color w:val="0000ff"/>
                <w:sz w:val="20"/>
                <w:szCs w:val="20"/>
              </w:rPr>
            </w:pPr>
            <w:r w:rsidDel="00000000" w:rsidR="00000000" w:rsidRPr="00000000">
              <w:rPr>
                <w:rtl w:val="0"/>
              </w:rPr>
            </w:r>
          </w:p>
        </w:tc>
        <w:tc>
          <w:tcPr/>
          <w:p w:rsidR="00000000" w:rsidDel="00000000" w:rsidP="00000000" w:rsidRDefault="00000000" w:rsidRPr="00000000" w14:paraId="000002D4">
            <w:pPr>
              <w:rPr>
                <w:color w:val="0000ff"/>
                <w:sz w:val="20"/>
                <w:szCs w:val="20"/>
              </w:rPr>
            </w:pPr>
            <w:r w:rsidDel="00000000" w:rsidR="00000000" w:rsidRPr="00000000">
              <w:rPr>
                <w:color w:val="0000ff"/>
                <w:sz w:val="20"/>
                <w:szCs w:val="20"/>
                <w:rtl w:val="0"/>
              </w:rPr>
              <w:t xml:space="preserve">“The sales doubled from 4000 to 8000, but the burgers make it look like more than double.”</w:t>
            </w:r>
          </w:p>
        </w:tc>
      </w:tr>
      <w:tr>
        <w:trPr>
          <w:cantSplit w:val="0"/>
          <w:trHeight w:val="2719.8046875" w:hRule="atLeast"/>
          <w:tblHeader w:val="0"/>
        </w:trPr>
        <w:tc>
          <w:tcPr>
            <w:tcMar>
              <w:top w:w="0.0" w:type="dxa"/>
              <w:left w:w="0.0" w:type="dxa"/>
              <w:bottom w:w="0.0" w:type="dxa"/>
              <w:right w:w="0.0" w:type="dxa"/>
            </w:tcMar>
          </w:tcPr>
          <w:p w:rsidR="00000000" w:rsidDel="00000000" w:rsidP="00000000" w:rsidRDefault="00000000" w:rsidRPr="00000000" w14:paraId="000002D5">
            <w:pPr>
              <w:keepLines w:val="1"/>
              <w:widowControl w:val="0"/>
              <w:spacing w:line="240" w:lineRule="auto"/>
              <w:rPr>
                <w:color w:val="0000ff"/>
                <w:sz w:val="20"/>
                <w:szCs w:val="20"/>
              </w:rPr>
            </w:pPr>
            <w:r w:rsidDel="00000000" w:rsidR="00000000" w:rsidRPr="00000000">
              <w:rPr>
                <w:b w:val="1"/>
                <w:bCs w:val="1"/>
                <w:color w:val="0000ff"/>
                <w:sz w:val="20"/>
                <w:szCs w:val="20"/>
                <w:rtl w:val="0"/>
              </w:rPr>
              <w:t xml:space="preserve">MRC3 </w:t>
            </w:r>
            <w:r w:rsidDel="00000000" w:rsidR="00000000" w:rsidRPr="00000000">
              <w:rPr>
                <w:rtl w:val="0"/>
              </w:rPr>
            </w:r>
          </w:p>
        </w:tc>
        <w:tc>
          <w:tcPr/>
          <w:p w:rsidR="00000000" w:rsidDel="00000000" w:rsidP="00000000" w:rsidRDefault="00000000" w:rsidRPr="00000000" w14:paraId="000002D6">
            <w:pPr>
              <w:rPr>
                <w:color w:val="0000ff"/>
                <w:sz w:val="20"/>
                <w:szCs w:val="20"/>
              </w:rPr>
            </w:pPr>
            <w:r w:rsidDel="00000000" w:rsidR="00000000" w:rsidRPr="00000000">
              <w:rPr>
                <w:color w:val="0000ff"/>
                <w:sz w:val="20"/>
                <w:szCs w:val="20"/>
                <w:rtl w:val="0"/>
              </w:rPr>
              <w:t xml:space="preserve">a. Yes</w:t>
            </w:r>
          </w:p>
          <w:p w:rsidR="00000000" w:rsidDel="00000000" w:rsidP="00000000" w:rsidRDefault="00000000" w:rsidRPr="00000000" w14:paraId="000002D7">
            <w:pPr>
              <w:rPr>
                <w:color w:val="0000ff"/>
                <w:sz w:val="20"/>
                <w:szCs w:val="20"/>
              </w:rPr>
            </w:pPr>
            <w:r w:rsidDel="00000000" w:rsidR="00000000" w:rsidRPr="00000000">
              <w:rPr>
                <w:color w:val="0000ff"/>
                <w:sz w:val="20"/>
                <w:szCs w:val="20"/>
                <w:rtl w:val="0"/>
              </w:rPr>
              <w:t xml:space="preserve">c. can’t</w:t>
            </w:r>
          </w:p>
        </w:tc>
        <w:tc>
          <w:tcPr>
            <w:tcMar>
              <w:top w:w="0.0" w:type="dxa"/>
              <w:left w:w="0.0" w:type="dxa"/>
              <w:bottom w:w="0.0" w:type="dxa"/>
              <w:right w:w="0.0" w:type="dxa"/>
            </w:tcMar>
          </w:tcPr>
          <w:p w:rsidR="00000000" w:rsidDel="00000000" w:rsidP="00000000" w:rsidRDefault="00000000" w:rsidRPr="00000000" w14:paraId="000002D8">
            <w:pPr>
              <w:keepLines w:val="1"/>
              <w:widowControl w:val="0"/>
              <w:spacing w:line="240" w:lineRule="auto"/>
              <w:rPr>
                <w:color w:val="0000ff"/>
                <w:sz w:val="20"/>
                <w:szCs w:val="20"/>
              </w:rPr>
            </w:pPr>
            <w:r w:rsidDel="00000000" w:rsidR="00000000" w:rsidRPr="00000000">
              <w:rPr>
                <w:color w:val="0000ff"/>
                <w:sz w:val="20"/>
                <w:szCs w:val="20"/>
                <w:rtl w:val="0"/>
              </w:rPr>
              <w:t xml:space="preserve">Only says it’s confusing because of size (mention picture size), without a deeper explanation.</w:t>
            </w:r>
          </w:p>
          <w:p w:rsidR="00000000" w:rsidDel="00000000" w:rsidP="00000000" w:rsidRDefault="00000000" w:rsidRPr="00000000" w14:paraId="000002D9">
            <w:pPr>
              <w:rPr>
                <w:color w:val="0000ff"/>
                <w:sz w:val="20"/>
                <w:szCs w:val="20"/>
              </w:rPr>
            </w:pPr>
            <w:r w:rsidDel="00000000" w:rsidR="00000000" w:rsidRPr="00000000">
              <w:rPr>
                <w:color w:val="0000ff"/>
                <w:sz w:val="20"/>
                <w:szCs w:val="20"/>
                <w:rtl w:val="0"/>
              </w:rPr>
              <w:t xml:space="preserve">OR </w:t>
            </w:r>
          </w:p>
          <w:p w:rsidR="00000000" w:rsidDel="00000000" w:rsidP="00000000" w:rsidRDefault="00000000" w:rsidRPr="00000000" w14:paraId="000002DA">
            <w:pPr>
              <w:rPr>
                <w:color w:val="0000ff"/>
                <w:sz w:val="20"/>
                <w:szCs w:val="20"/>
              </w:rPr>
            </w:pPr>
            <w:r w:rsidDel="00000000" w:rsidR="00000000" w:rsidRPr="00000000">
              <w:rPr>
                <w:color w:val="0000ff"/>
                <w:sz w:val="20"/>
                <w:szCs w:val="20"/>
                <w:rtl w:val="0"/>
              </w:rPr>
              <w:t xml:space="preserve">Points out what is hidden or missing in the chart.</w:t>
            </w:r>
          </w:p>
          <w:p w:rsidR="00000000" w:rsidDel="00000000" w:rsidP="00000000" w:rsidRDefault="00000000" w:rsidRPr="00000000" w14:paraId="000002DB">
            <w:pPr>
              <w:keepLines w:val="1"/>
              <w:widowControl w:val="0"/>
              <w:spacing w:line="240" w:lineRule="auto"/>
              <w:rPr>
                <w:color w:val="0000ff"/>
                <w:sz w:val="20"/>
                <w:szCs w:val="20"/>
              </w:rPr>
            </w:pPr>
            <w:r w:rsidDel="00000000" w:rsidR="00000000" w:rsidRPr="00000000">
              <w:rPr>
                <w:rtl w:val="0"/>
              </w:rPr>
            </w:r>
          </w:p>
        </w:tc>
        <w:tc>
          <w:tcPr/>
          <w:p w:rsidR="00000000" w:rsidDel="00000000" w:rsidP="00000000" w:rsidRDefault="00000000" w:rsidRPr="00000000" w14:paraId="000002DC">
            <w:pPr>
              <w:keepLines w:val="1"/>
              <w:widowControl w:val="0"/>
              <w:spacing w:line="240" w:lineRule="auto"/>
              <w:rPr>
                <w:color w:val="0000ff"/>
                <w:sz w:val="20"/>
                <w:szCs w:val="20"/>
              </w:rPr>
            </w:pPr>
            <w:r w:rsidDel="00000000" w:rsidR="00000000" w:rsidRPr="00000000">
              <w:rPr>
                <w:color w:val="0000ff"/>
                <w:sz w:val="20"/>
                <w:szCs w:val="20"/>
                <w:rtl w:val="0"/>
              </w:rPr>
              <w:t xml:space="preserve">“It looks confusing because the pictures are different sizes.” “I can’t tell where the graph ends, so I don’t know how to read the y-axis.”</w:t>
            </w:r>
          </w:p>
          <w:p w:rsidR="00000000" w:rsidDel="00000000" w:rsidP="00000000" w:rsidRDefault="00000000" w:rsidRPr="00000000" w14:paraId="000002DD">
            <w:pPr>
              <w:keepLines w:val="1"/>
              <w:widowControl w:val="0"/>
              <w:spacing w:line="240" w:lineRule="auto"/>
              <w:rPr>
                <w:color w:val="0000ff"/>
                <w:sz w:val="20"/>
                <w:szCs w:val="20"/>
              </w:rPr>
            </w:pPr>
            <w:r w:rsidDel="00000000" w:rsidR="00000000" w:rsidRPr="00000000">
              <w:rPr>
                <w:color w:val="0000ff"/>
                <w:sz w:val="20"/>
                <w:szCs w:val="20"/>
                <w:rtl w:val="0"/>
              </w:rPr>
              <w:t xml:space="preserve">OR</w:t>
            </w:r>
          </w:p>
          <w:p w:rsidR="00000000" w:rsidDel="00000000" w:rsidP="00000000" w:rsidRDefault="00000000" w:rsidRPr="00000000" w14:paraId="000002DE">
            <w:pPr>
              <w:keepLines w:val="1"/>
              <w:widowControl w:val="0"/>
              <w:spacing w:line="240" w:lineRule="auto"/>
              <w:rPr>
                <w:color w:val="0000ff"/>
                <w:sz w:val="20"/>
                <w:szCs w:val="20"/>
              </w:rPr>
            </w:pPr>
            <w:r w:rsidDel="00000000" w:rsidR="00000000" w:rsidRPr="00000000">
              <w:rPr>
                <w:color w:val="0000ff"/>
                <w:sz w:val="20"/>
                <w:szCs w:val="20"/>
                <w:rtl w:val="0"/>
              </w:rPr>
              <w:t xml:space="preserve">“Without sales data between 2015 and 2020, it’s hard to see if the sales were really increasing.” “Without the intermediate years between 2015 and 2020, it’s hard to see if the increase was consistent.”</w:t>
            </w:r>
          </w:p>
        </w:tc>
      </w:tr>
      <w:tr>
        <w:trPr>
          <w:cantSplit w:val="0"/>
          <w:trHeight w:val="2130" w:hRule="atLeast"/>
          <w:tblHeader w:val="0"/>
        </w:trPr>
        <w:tc>
          <w:tcPr>
            <w:tcMar>
              <w:top w:w="0.0" w:type="dxa"/>
              <w:left w:w="0.0" w:type="dxa"/>
              <w:bottom w:w="0.0" w:type="dxa"/>
              <w:right w:w="0.0" w:type="dxa"/>
            </w:tcMar>
          </w:tcPr>
          <w:p w:rsidR="00000000" w:rsidDel="00000000" w:rsidP="00000000" w:rsidRDefault="00000000" w:rsidRPr="00000000" w14:paraId="000002DF">
            <w:pPr>
              <w:keepLines w:val="1"/>
              <w:widowControl w:val="0"/>
              <w:spacing w:line="240" w:lineRule="auto"/>
              <w:rPr>
                <w:color w:val="0000ff"/>
                <w:sz w:val="20"/>
                <w:szCs w:val="20"/>
              </w:rPr>
            </w:pPr>
            <w:r w:rsidDel="00000000" w:rsidR="00000000" w:rsidRPr="00000000">
              <w:rPr>
                <w:b w:val="1"/>
                <w:bCs w:val="1"/>
                <w:color w:val="0000ff"/>
                <w:sz w:val="20"/>
                <w:szCs w:val="20"/>
                <w:rtl w:val="0"/>
              </w:rPr>
              <w:t xml:space="preserve">MRC2 </w:t>
            </w:r>
            <w:r w:rsidDel="00000000" w:rsidR="00000000" w:rsidRPr="00000000">
              <w:rPr>
                <w:rtl w:val="0"/>
              </w:rPr>
            </w:r>
          </w:p>
        </w:tc>
        <w:tc>
          <w:tcPr/>
          <w:p w:rsidR="00000000" w:rsidDel="00000000" w:rsidP="00000000" w:rsidRDefault="00000000" w:rsidRPr="00000000" w14:paraId="000002E0">
            <w:pPr>
              <w:rPr>
                <w:color w:val="0000ff"/>
                <w:sz w:val="20"/>
                <w:szCs w:val="20"/>
              </w:rPr>
            </w:pPr>
            <w:r w:rsidDel="00000000" w:rsidR="00000000" w:rsidRPr="00000000">
              <w:rPr>
                <w:color w:val="0000ff"/>
                <w:sz w:val="20"/>
                <w:szCs w:val="20"/>
                <w:rtl w:val="0"/>
              </w:rPr>
              <w:t xml:space="preserve">a. Yes</w:t>
            </w:r>
          </w:p>
          <w:p w:rsidR="00000000" w:rsidDel="00000000" w:rsidP="00000000" w:rsidRDefault="00000000" w:rsidRPr="00000000" w14:paraId="000002E1">
            <w:pPr>
              <w:rPr>
                <w:color w:val="0000ff"/>
                <w:sz w:val="20"/>
                <w:szCs w:val="20"/>
              </w:rPr>
            </w:pPr>
            <w:r w:rsidDel="00000000" w:rsidR="00000000" w:rsidRPr="00000000">
              <w:rPr>
                <w:color w:val="0000ff"/>
                <w:sz w:val="20"/>
                <w:szCs w:val="20"/>
                <w:rtl w:val="0"/>
              </w:rPr>
              <w:t xml:space="preserve">c. can’t</w:t>
            </w:r>
          </w:p>
        </w:tc>
        <w:tc>
          <w:tcPr>
            <w:tcMar>
              <w:top w:w="0.0" w:type="dxa"/>
              <w:left w:w="0.0" w:type="dxa"/>
              <w:bottom w:w="0.0" w:type="dxa"/>
              <w:right w:w="0.0" w:type="dxa"/>
            </w:tcMar>
          </w:tcPr>
          <w:p w:rsidR="00000000" w:rsidDel="00000000" w:rsidP="00000000" w:rsidRDefault="00000000" w:rsidRPr="00000000" w14:paraId="000002E2">
            <w:pPr>
              <w:keepLines w:val="1"/>
              <w:spacing w:line="240" w:lineRule="auto"/>
              <w:rPr>
                <w:color w:val="0000ff"/>
                <w:sz w:val="20"/>
                <w:szCs w:val="20"/>
              </w:rPr>
            </w:pPr>
            <w:r w:rsidDel="00000000" w:rsidR="00000000" w:rsidRPr="00000000">
              <w:rPr>
                <w:color w:val="0000ff"/>
                <w:sz w:val="20"/>
                <w:szCs w:val="20"/>
                <w:rtl w:val="0"/>
              </w:rPr>
              <w:t xml:space="preserve">Mention something other than picture size. Mentions surface features, but doesn’t explain how they mislead — only says things like “it’s confusing” or “hard to read.”</w:t>
            </w:r>
          </w:p>
        </w:tc>
        <w:tc>
          <w:tcPr/>
          <w:p w:rsidR="00000000" w:rsidDel="00000000" w:rsidP="00000000" w:rsidRDefault="00000000" w:rsidRPr="00000000" w14:paraId="000002E3">
            <w:pPr>
              <w:rPr>
                <w:color w:val="0000ff"/>
                <w:sz w:val="20"/>
                <w:szCs w:val="20"/>
              </w:rPr>
            </w:pPr>
            <w:r w:rsidDel="00000000" w:rsidR="00000000" w:rsidRPr="00000000">
              <w:rPr>
                <w:color w:val="0000ff"/>
                <w:sz w:val="20"/>
                <w:szCs w:val="20"/>
                <w:rtl w:val="0"/>
              </w:rPr>
              <w:t xml:space="preserve">“It looks confusing because it uses a burger image instead of a sandwich image.” “It looks confusing because people might think the chart is about food size, not the sales of the food.”</w:t>
            </w:r>
          </w:p>
        </w:tc>
      </w:tr>
      <w:tr>
        <w:trPr>
          <w:cantSplit w:val="0"/>
          <w:trHeight w:val="1185" w:hRule="atLeast"/>
          <w:tblHeader w:val="0"/>
        </w:trPr>
        <w:tc>
          <w:tcPr>
            <w:tcMar>
              <w:top w:w="0.0" w:type="dxa"/>
              <w:left w:w="0.0" w:type="dxa"/>
              <w:bottom w:w="0.0" w:type="dxa"/>
              <w:right w:w="0.0" w:type="dxa"/>
            </w:tcMar>
          </w:tcPr>
          <w:p w:rsidR="00000000" w:rsidDel="00000000" w:rsidP="00000000" w:rsidRDefault="00000000" w:rsidRPr="00000000" w14:paraId="000002E4">
            <w:pPr>
              <w:keepLines w:val="1"/>
              <w:widowControl w:val="0"/>
              <w:spacing w:line="240" w:lineRule="auto"/>
              <w:rPr>
                <w:color w:val="0000ff"/>
                <w:sz w:val="20"/>
                <w:szCs w:val="20"/>
              </w:rPr>
            </w:pPr>
            <w:r w:rsidDel="00000000" w:rsidR="00000000" w:rsidRPr="00000000">
              <w:rPr>
                <w:b w:val="1"/>
                <w:bCs w:val="1"/>
                <w:color w:val="0000ff"/>
                <w:sz w:val="20"/>
                <w:szCs w:val="20"/>
                <w:rtl w:val="0"/>
              </w:rPr>
              <w:t xml:space="preserve">MRC1 </w:t>
            </w:r>
            <w:r w:rsidDel="00000000" w:rsidR="00000000" w:rsidRPr="00000000">
              <w:rPr>
                <w:rtl w:val="0"/>
              </w:rPr>
            </w:r>
          </w:p>
        </w:tc>
        <w:tc>
          <w:tcPr/>
          <w:p w:rsidR="00000000" w:rsidDel="00000000" w:rsidP="00000000" w:rsidRDefault="00000000" w:rsidRPr="00000000" w14:paraId="000002E5">
            <w:pPr>
              <w:rPr>
                <w:color w:val="0000ff"/>
                <w:sz w:val="20"/>
                <w:szCs w:val="20"/>
              </w:rPr>
            </w:pPr>
            <w:r w:rsidDel="00000000" w:rsidR="00000000" w:rsidRPr="00000000">
              <w:rPr>
                <w:color w:val="0000ff"/>
                <w:sz w:val="20"/>
                <w:szCs w:val="20"/>
                <w:rtl w:val="0"/>
              </w:rPr>
              <w:t xml:space="preserve">b. No</w:t>
            </w:r>
          </w:p>
        </w:tc>
        <w:tc>
          <w:tcPr/>
          <w:p w:rsidR="00000000" w:rsidDel="00000000" w:rsidP="00000000" w:rsidRDefault="00000000" w:rsidRPr="00000000" w14:paraId="000002E6">
            <w:pPr>
              <w:rPr>
                <w:color w:val="0000ff"/>
                <w:sz w:val="20"/>
                <w:szCs w:val="20"/>
              </w:rPr>
            </w:pPr>
            <w:r w:rsidDel="00000000" w:rsidR="00000000" w:rsidRPr="00000000">
              <w:rPr>
                <w:color w:val="0000ff"/>
                <w:sz w:val="20"/>
                <w:szCs w:val="20"/>
                <w:rtl w:val="0"/>
              </w:rPr>
              <w:t xml:space="preserve">Claims there’s no problem since numbers are printed, ignores visual distortion</w:t>
            </w:r>
          </w:p>
        </w:tc>
        <w:tc>
          <w:tcPr/>
          <w:p w:rsidR="00000000" w:rsidDel="00000000" w:rsidP="00000000" w:rsidRDefault="00000000" w:rsidRPr="00000000" w14:paraId="000002E7">
            <w:pPr>
              <w:rPr>
                <w:color w:val="0000ff"/>
                <w:sz w:val="20"/>
                <w:szCs w:val="20"/>
              </w:rPr>
            </w:pPr>
            <w:r w:rsidDel="00000000" w:rsidR="00000000" w:rsidRPr="00000000">
              <w:rPr>
                <w:color w:val="0000ff"/>
                <w:sz w:val="20"/>
                <w:szCs w:val="20"/>
                <w:rtl w:val="0"/>
              </w:rPr>
              <w:t xml:space="preserve">“There’s no problem because the graph shows 4000 and 8000 clearly.”</w:t>
            </w:r>
          </w:p>
        </w:tc>
      </w:tr>
      <w:tr>
        <w:trPr>
          <w:cantSplit w:val="0"/>
          <w:trHeight w:val="1085" w:hRule="atLeast"/>
          <w:tblHeader w:val="0"/>
        </w:trPr>
        <w:tc>
          <w:tcPr>
            <w:tcMar>
              <w:top w:w="0.0" w:type="dxa"/>
              <w:left w:w="0.0" w:type="dxa"/>
              <w:bottom w:w="0.0" w:type="dxa"/>
              <w:right w:w="0.0" w:type="dxa"/>
            </w:tcMar>
          </w:tcPr>
          <w:p w:rsidR="00000000" w:rsidDel="00000000" w:rsidP="00000000" w:rsidRDefault="00000000" w:rsidRPr="00000000" w14:paraId="000002E8">
            <w:pPr>
              <w:keepLines w:val="1"/>
              <w:widowControl w:val="0"/>
              <w:spacing w:line="240" w:lineRule="auto"/>
              <w:rPr>
                <w:color w:val="0000ff"/>
                <w:sz w:val="20"/>
                <w:szCs w:val="20"/>
              </w:rPr>
            </w:pPr>
            <w:r w:rsidDel="00000000" w:rsidR="00000000" w:rsidRPr="00000000">
              <w:rPr>
                <w:b w:val="1"/>
                <w:bCs w:val="1"/>
                <w:color w:val="0000ff"/>
                <w:sz w:val="20"/>
                <w:szCs w:val="20"/>
                <w:rtl w:val="0"/>
              </w:rPr>
              <w:t xml:space="preserve">MRC0</w:t>
            </w:r>
            <w:r w:rsidDel="00000000" w:rsidR="00000000" w:rsidRPr="00000000">
              <w:rPr>
                <w:rtl w:val="0"/>
              </w:rPr>
            </w:r>
          </w:p>
        </w:tc>
        <w:tc>
          <w:tcPr/>
          <w:p w:rsidR="00000000" w:rsidDel="00000000" w:rsidP="00000000" w:rsidRDefault="00000000" w:rsidRPr="00000000" w14:paraId="000002E9">
            <w:pPr>
              <w:keepLines w:val="1"/>
              <w:widowControl w:val="0"/>
              <w:spacing w:line="240" w:lineRule="auto"/>
              <w:rPr>
                <w:color w:val="0000ff"/>
                <w:sz w:val="20"/>
                <w:szCs w:val="20"/>
              </w:rPr>
            </w:pPr>
            <w:r w:rsidDel="00000000" w:rsidR="00000000" w:rsidRPr="00000000">
              <w:rPr>
                <w:color w:val="0000ff"/>
                <w:sz w:val="20"/>
                <w:szCs w:val="20"/>
                <w:rtl w:val="0"/>
              </w:rPr>
              <w:t xml:space="preserve">a/b/c</w:t>
            </w:r>
          </w:p>
        </w:tc>
        <w:tc>
          <w:tcPr/>
          <w:p w:rsidR="00000000" w:rsidDel="00000000" w:rsidP="00000000" w:rsidRDefault="00000000" w:rsidRPr="00000000" w14:paraId="000002EA">
            <w:pPr>
              <w:rPr>
                <w:color w:val="0000ff"/>
                <w:sz w:val="20"/>
                <w:szCs w:val="20"/>
              </w:rPr>
            </w:pPr>
            <w:r w:rsidDel="00000000" w:rsidR="00000000" w:rsidRPr="00000000">
              <w:rPr>
                <w:color w:val="0000ff"/>
                <w:sz w:val="20"/>
                <w:szCs w:val="20"/>
                <w:rtl w:val="0"/>
              </w:rPr>
              <w:t xml:space="preserve">—</w:t>
            </w:r>
          </w:p>
        </w:tc>
        <w:tc>
          <w:tcPr/>
          <w:p w:rsidR="00000000" w:rsidDel="00000000" w:rsidP="00000000" w:rsidRDefault="00000000" w:rsidRPr="00000000" w14:paraId="000002EB">
            <w:pPr>
              <w:rPr>
                <w:color w:val="0000ff"/>
                <w:sz w:val="20"/>
                <w:szCs w:val="20"/>
              </w:rPr>
            </w:pPr>
            <w:r w:rsidDel="00000000" w:rsidR="00000000" w:rsidRPr="00000000">
              <w:rPr>
                <w:color w:val="0000ff"/>
                <w:sz w:val="20"/>
                <w:szCs w:val="20"/>
                <w:rtl w:val="0"/>
              </w:rPr>
              <w:t xml:space="preserve">“I don’t know.”</w:t>
            </w:r>
          </w:p>
        </w:tc>
      </w:tr>
    </w:tbl>
    <w:p w:rsidR="00000000" w:rsidDel="00000000" w:rsidP="00000000" w:rsidRDefault="00000000" w:rsidRPr="00000000" w14:paraId="000002EC">
      <w:pPr>
        <w:rPr>
          <w:b w:val="1"/>
          <w:bCs w:val="1"/>
        </w:rPr>
      </w:pPr>
      <w:r w:rsidDel="00000000" w:rsidR="00000000" w:rsidRPr="00000000">
        <w:br w:type="page"/>
      </w:r>
      <w:r w:rsidDel="00000000" w:rsidR="00000000" w:rsidRPr="00000000">
        <w:rPr>
          <w:rtl w:val="0"/>
        </w:rPr>
      </w:r>
    </w:p>
    <w:bookmarkStart w:colFirst="0" w:colLast="0" w:name="kix.4j8wsxj87u7g" w:id="22"/>
    <w:bookmarkEnd w:id="22"/>
    <w:p w:rsidR="00000000" w:rsidDel="00000000" w:rsidP="00000000" w:rsidRDefault="00000000" w:rsidRPr="00000000" w14:paraId="000002ED">
      <w:pPr>
        <w:rPr>
          <w:b w:val="1"/>
          <w:bCs w:val="1"/>
        </w:rPr>
      </w:pPr>
      <w:r w:rsidDel="00000000" w:rsidR="00000000" w:rsidRPr="00000000">
        <w:rPr>
          <w:b w:val="1"/>
          <w:bCs w:val="1"/>
          <w:rtl w:val="0"/>
        </w:rPr>
        <w:t xml:space="preserve">Sandwich [HUMAN MC]</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[Q1] One of Dave’s employees looks at the graph and tells him it is misleading </w:t>
      </w:r>
      <w:r w:rsidDel="00000000" w:rsidR="00000000" w:rsidRPr="00000000">
        <w:rPr>
          <w:color w:val="0000ff"/>
          <w:rtl w:val="0"/>
        </w:rPr>
        <w:t xml:space="preserve">about the magnitude of sales growth</w:t>
      </w:r>
      <w:r w:rsidDel="00000000" w:rsidR="00000000" w:rsidRPr="00000000">
        <w:rPr>
          <w:rtl w:val="0"/>
        </w:rPr>
        <w:t xml:space="preserve"> from 2015 to 2020. Do you agree?</w:t>
      </w:r>
    </w:p>
    <w:p w:rsidR="00000000" w:rsidDel="00000000" w:rsidP="00000000" w:rsidRDefault="00000000" w:rsidRPr="00000000" w14:paraId="000002F0">
      <w:pPr>
        <w:rPr/>
      </w:pPr>
      <w:r w:rsidDel="00000000" w:rsidR="00000000" w:rsidRPr="00000000">
        <w:rPr>
          <w:rtl w:val="0"/>
        </w:rPr>
        <w:t xml:space="preserve">["a. Yes",  "b. No", "c. Cannot be determined"]'''</w:t>
      </w:r>
    </w:p>
    <w:p w:rsidR="00000000" w:rsidDel="00000000" w:rsidP="00000000" w:rsidRDefault="00000000" w:rsidRPr="00000000" w14:paraId="000002F1">
      <w:pPr>
        <w:rPr>
          <w:color w:val="0000ff"/>
        </w:rPr>
      </w:pPr>
      <w:r w:rsidDel="00000000" w:rsidR="00000000" w:rsidRPr="00000000">
        <w:rPr>
          <w:rtl w:val="0"/>
        </w:rPr>
      </w:r>
    </w:p>
    <w:p w:rsidR="00000000" w:rsidDel="00000000" w:rsidP="00000000" w:rsidRDefault="00000000" w:rsidRPr="00000000" w14:paraId="000002F2">
      <w:pPr>
        <w:rPr>
          <w:b w:val="1"/>
          <w:bCs w:val="1"/>
          <w:color w:val="0000ff"/>
        </w:rPr>
      </w:pPr>
      <w:r w:rsidDel="00000000" w:rsidR="00000000" w:rsidRPr="00000000">
        <w:rPr>
          <w:b w:val="1"/>
          <w:bCs w:val="1"/>
          <w:color w:val="0000ff"/>
          <w:rtl w:val="0"/>
        </w:rPr>
        <w:t xml:space="preserve">Shown only if the student answers a. Yes in Q1</w:t>
      </w:r>
    </w:p>
    <w:p w:rsidR="00000000" w:rsidDel="00000000" w:rsidP="00000000" w:rsidRDefault="00000000" w:rsidRPr="00000000" w14:paraId="000002F3">
      <w:pPr>
        <w:rPr>
          <w:color w:val="0000ff"/>
        </w:rPr>
      </w:pPr>
      <w:r w:rsidDel="00000000" w:rsidR="00000000" w:rsidRPr="00000000">
        <w:rPr>
          <w:color w:val="0000ff"/>
          <w:rtl w:val="0"/>
        </w:rPr>
        <w:t xml:space="preserve">[Q2-a] Which explanation best supports that choice?</w:t>
      </w:r>
    </w:p>
    <w:p w:rsidR="00000000" w:rsidDel="00000000" w:rsidP="00000000" w:rsidRDefault="00000000" w:rsidRPr="00000000" w14:paraId="000002F4">
      <w:pPr>
        <w:rPr>
          <w:color w:val="0000ff"/>
        </w:rPr>
      </w:pPr>
      <w:r w:rsidDel="00000000" w:rsidR="00000000" w:rsidRPr="00000000">
        <w:rPr>
          <w:color w:val="0000ff"/>
          <w:rtl w:val="0"/>
        </w:rPr>
        <w:t xml:space="preserve">a. The 2020 picture is taller and wider, so the increase looks more than double.</w:t>
      </w:r>
    </w:p>
    <w:p w:rsidR="00000000" w:rsidDel="00000000" w:rsidP="00000000" w:rsidRDefault="00000000" w:rsidRPr="00000000" w14:paraId="000002F5">
      <w:pPr>
        <w:rPr>
          <w:color w:val="0000ff"/>
        </w:rPr>
      </w:pPr>
      <w:r w:rsidDel="00000000" w:rsidR="00000000" w:rsidRPr="00000000">
        <w:rPr>
          <w:color w:val="0000ff"/>
          <w:rtl w:val="0"/>
        </w:rPr>
        <w:t xml:space="preserve">b. The curved picture makes the value hard to read.</w:t>
      </w:r>
    </w:p>
    <w:p w:rsidR="00000000" w:rsidDel="00000000" w:rsidP="00000000" w:rsidRDefault="00000000" w:rsidRPr="00000000" w14:paraId="000002F6">
      <w:pPr>
        <w:rPr>
          <w:color w:val="0000ff"/>
        </w:rPr>
      </w:pPr>
      <w:r w:rsidDel="00000000" w:rsidR="00000000" w:rsidRPr="00000000">
        <w:rPr>
          <w:color w:val="0000ff"/>
          <w:rtl w:val="0"/>
        </w:rPr>
        <w:t xml:space="preserve">c. It leaves out 2016–2019, so we cannot see the trend in between.</w:t>
      </w:r>
    </w:p>
    <w:p w:rsidR="00000000" w:rsidDel="00000000" w:rsidP="00000000" w:rsidRDefault="00000000" w:rsidRPr="00000000" w14:paraId="000002F7">
      <w:pPr>
        <w:rPr>
          <w:color w:val="0000ff"/>
        </w:rPr>
      </w:pPr>
      <w:r w:rsidDel="00000000" w:rsidR="00000000" w:rsidRPr="00000000">
        <w:rPr>
          <w:color w:val="0000ff"/>
          <w:rtl w:val="0"/>
        </w:rPr>
        <w:t xml:space="preserve">d. Some people may think it shows burger size, not sales.</w:t>
      </w:r>
    </w:p>
    <w:p w:rsidR="00000000" w:rsidDel="00000000" w:rsidP="00000000" w:rsidRDefault="00000000" w:rsidRPr="00000000" w14:paraId="000002F8">
      <w:pPr>
        <w:rPr>
          <w:color w:val="0000ff"/>
        </w:rPr>
      </w:pPr>
      <w:r w:rsidDel="00000000" w:rsidR="00000000" w:rsidRPr="00000000">
        <w:rPr>
          <w:rtl w:val="0"/>
        </w:rPr>
      </w:r>
    </w:p>
    <w:p w:rsidR="00000000" w:rsidDel="00000000" w:rsidP="00000000" w:rsidRDefault="00000000" w:rsidRPr="00000000" w14:paraId="000002F9">
      <w:pPr>
        <w:rPr>
          <w:color w:val="0000ff"/>
        </w:rPr>
      </w:pPr>
      <w:r w:rsidDel="00000000" w:rsidR="00000000" w:rsidRPr="00000000">
        <w:rPr>
          <w:color w:val="0000ff"/>
          <w:rtl w:val="0"/>
        </w:rPr>
        <w:t xml:space="preserve">[Q3-a] Which revision would best fix that problem?</w:t>
      </w:r>
    </w:p>
    <w:p w:rsidR="00000000" w:rsidDel="00000000" w:rsidP="00000000" w:rsidRDefault="00000000" w:rsidRPr="00000000" w14:paraId="000002FA">
      <w:pPr>
        <w:rPr>
          <w:color w:val="0000ff"/>
        </w:rPr>
      </w:pPr>
      <w:r w:rsidDel="00000000" w:rsidR="00000000" w:rsidRPr="00000000">
        <w:rPr>
          <w:color w:val="0000ff"/>
          <w:rtl w:val="0"/>
        </w:rPr>
        <w:t xml:space="preserve">a. Use a bar graph with a number scale instead</w:t>
      </w:r>
    </w:p>
    <w:p w:rsidR="00000000" w:rsidDel="00000000" w:rsidP="00000000" w:rsidRDefault="00000000" w:rsidRPr="00000000" w14:paraId="000002FB">
      <w:pPr>
        <w:rPr>
          <w:color w:val="0000ff"/>
        </w:rPr>
      </w:pPr>
      <w:r w:rsidDel="00000000" w:rsidR="00000000" w:rsidRPr="00000000">
        <w:rPr>
          <w:color w:val="0000ff"/>
          <w:rtl w:val="0"/>
        </w:rPr>
        <w:t xml:space="preserve">b. Add a legend showing how picture size represents sales.</w:t>
      </w:r>
    </w:p>
    <w:p w:rsidR="00000000" w:rsidDel="00000000" w:rsidP="00000000" w:rsidRDefault="00000000" w:rsidRPr="00000000" w14:paraId="000002FC">
      <w:pPr>
        <w:rPr>
          <w:color w:val="0000ff"/>
        </w:rPr>
      </w:pPr>
      <w:r w:rsidDel="00000000" w:rsidR="00000000" w:rsidRPr="00000000">
        <w:rPr>
          <w:color w:val="0000ff"/>
          <w:rtl w:val="0"/>
        </w:rPr>
        <w:t xml:space="preserve">c. Add sales numbers for 2016–2019.</w:t>
      </w:r>
    </w:p>
    <w:p w:rsidR="00000000" w:rsidDel="00000000" w:rsidP="00000000" w:rsidRDefault="00000000" w:rsidRPr="00000000" w14:paraId="000002FD">
      <w:pPr>
        <w:rPr>
          <w:color w:val="0000ff"/>
        </w:rPr>
      </w:pPr>
      <w:r w:rsidDel="00000000" w:rsidR="00000000" w:rsidRPr="00000000">
        <w:rPr>
          <w:color w:val="0000ff"/>
          <w:rtl w:val="0"/>
        </w:rPr>
        <w:t xml:space="preserve">d. Change the burgers to sandwich pictures.</w:t>
      </w:r>
    </w:p>
    <w:p w:rsidR="00000000" w:rsidDel="00000000" w:rsidP="00000000" w:rsidRDefault="00000000" w:rsidRPr="00000000" w14:paraId="000002FE">
      <w:pPr>
        <w:rPr>
          <w:b w:val="1"/>
          <w:bCs w:val="1"/>
          <w:color w:val="0000ff"/>
        </w:rPr>
      </w:pPr>
      <w:r w:rsidDel="00000000" w:rsidR="00000000" w:rsidRPr="00000000">
        <w:rPr>
          <w:rtl w:val="0"/>
        </w:rPr>
      </w:r>
    </w:p>
    <w:p w:rsidR="00000000" w:rsidDel="00000000" w:rsidP="00000000" w:rsidRDefault="00000000" w:rsidRPr="00000000" w14:paraId="000002FF">
      <w:pPr>
        <w:rPr>
          <w:b w:val="1"/>
          <w:bCs w:val="1"/>
          <w:color w:val="0000ff"/>
        </w:rPr>
      </w:pPr>
      <w:r w:rsidDel="00000000" w:rsidR="00000000" w:rsidRPr="00000000">
        <w:rPr>
          <w:b w:val="1"/>
          <w:bCs w:val="1"/>
          <w:color w:val="0000ff"/>
          <w:rtl w:val="0"/>
        </w:rPr>
        <w:t xml:space="preserve">Shown only if the student answers b. No in Q1</w:t>
      </w:r>
    </w:p>
    <w:p w:rsidR="00000000" w:rsidDel="00000000" w:rsidP="00000000" w:rsidRDefault="00000000" w:rsidRPr="00000000" w14:paraId="00000300">
      <w:pPr>
        <w:rPr>
          <w:color w:val="0000ff"/>
        </w:rPr>
      </w:pPr>
      <w:r w:rsidDel="00000000" w:rsidR="00000000" w:rsidRPr="00000000">
        <w:rPr>
          <w:color w:val="0000ff"/>
          <w:rtl w:val="0"/>
        </w:rPr>
        <w:t xml:space="preserve">[Q2-b] Which reason best explains that choice?</w:t>
      </w:r>
    </w:p>
    <w:p w:rsidR="00000000" w:rsidDel="00000000" w:rsidP="00000000" w:rsidRDefault="00000000" w:rsidRPr="00000000" w14:paraId="00000301">
      <w:pPr>
        <w:rPr>
          <w:color w:val="0000ff"/>
        </w:rPr>
      </w:pPr>
      <w:r w:rsidDel="00000000" w:rsidR="00000000" w:rsidRPr="00000000">
        <w:rPr>
          <w:color w:val="0000ff"/>
          <w:rtl w:val="0"/>
        </w:rPr>
        <w:t xml:space="preserve">a. The numbers 4,000 and 8,000 are shown, so the graph cannot be misleading.</w:t>
      </w:r>
    </w:p>
    <w:p w:rsidR="00000000" w:rsidDel="00000000" w:rsidP="00000000" w:rsidRDefault="00000000" w:rsidRPr="00000000" w14:paraId="00000302">
      <w:pPr>
        <w:rPr>
          <w:color w:val="0000ff"/>
        </w:rPr>
      </w:pPr>
      <w:r w:rsidDel="00000000" w:rsidR="00000000" w:rsidRPr="00000000">
        <w:rPr>
          <w:color w:val="0000ff"/>
          <w:rtl w:val="0"/>
        </w:rPr>
        <w:t xml:space="preserve">b. The bigger picture just shows that sales went up.</w:t>
      </w:r>
    </w:p>
    <w:p w:rsidR="00000000" w:rsidDel="00000000" w:rsidP="00000000" w:rsidRDefault="00000000" w:rsidRPr="00000000" w14:paraId="00000303">
      <w:pPr>
        <w:rPr>
          <w:color w:val="0000ff"/>
        </w:rPr>
      </w:pPr>
      <w:r w:rsidDel="00000000" w:rsidR="00000000" w:rsidRPr="00000000">
        <w:rPr>
          <w:color w:val="0000ff"/>
          <w:rtl w:val="0"/>
        </w:rPr>
        <w:t xml:space="preserve">c. Advertising graphs do not need to be accurate.</w:t>
      </w:r>
    </w:p>
    <w:p w:rsidR="00000000" w:rsidDel="00000000" w:rsidP="00000000" w:rsidRDefault="00000000" w:rsidRPr="00000000" w14:paraId="00000304">
      <w:pPr>
        <w:rPr>
          <w:color w:val="0000ff"/>
        </w:rPr>
      </w:pPr>
      <w:r w:rsidDel="00000000" w:rsidR="00000000" w:rsidRPr="00000000">
        <w:rPr>
          <w:color w:val="0000ff"/>
          <w:rtl w:val="0"/>
        </w:rPr>
        <w:t xml:space="preserve">d. The graph is not misleading because it compares only two years.</w:t>
      </w:r>
    </w:p>
    <w:p w:rsidR="00000000" w:rsidDel="00000000" w:rsidP="00000000" w:rsidRDefault="00000000" w:rsidRPr="00000000" w14:paraId="00000305">
      <w:pPr>
        <w:rPr>
          <w:color w:val="0000ff"/>
        </w:rPr>
      </w:pPr>
      <w:r w:rsidDel="00000000" w:rsidR="00000000" w:rsidRPr="00000000">
        <w:rPr>
          <w:rtl w:val="0"/>
        </w:rPr>
      </w:r>
    </w:p>
    <w:p w:rsidR="00000000" w:rsidDel="00000000" w:rsidP="00000000" w:rsidRDefault="00000000" w:rsidRPr="00000000" w14:paraId="00000306">
      <w:pPr>
        <w:rPr>
          <w:b w:val="1"/>
          <w:bCs w:val="1"/>
          <w:color w:val="0000ff"/>
        </w:rPr>
      </w:pPr>
      <w:r w:rsidDel="00000000" w:rsidR="00000000" w:rsidRPr="00000000">
        <w:rPr>
          <w:b w:val="1"/>
          <w:bCs w:val="1"/>
          <w:color w:val="0000ff"/>
          <w:rtl w:val="0"/>
        </w:rPr>
        <w:t xml:space="preserve">Shown only if the student answers c. Cannot be determined in Q1</w:t>
      </w:r>
    </w:p>
    <w:p w:rsidR="00000000" w:rsidDel="00000000" w:rsidP="00000000" w:rsidRDefault="00000000" w:rsidRPr="00000000" w14:paraId="00000307">
      <w:pPr>
        <w:rPr>
          <w:color w:val="0000ff"/>
        </w:rPr>
      </w:pPr>
      <w:r w:rsidDel="00000000" w:rsidR="00000000" w:rsidRPr="00000000">
        <w:rPr>
          <w:color w:val="0000ff"/>
          <w:rtl w:val="0"/>
        </w:rPr>
        <w:t xml:space="preserve">[Q2-c] Which reason best explains that choice?</w:t>
      </w:r>
    </w:p>
    <w:p w:rsidR="00000000" w:rsidDel="00000000" w:rsidP="00000000" w:rsidRDefault="00000000" w:rsidRPr="00000000" w14:paraId="00000308">
      <w:pPr>
        <w:rPr>
          <w:color w:val="0000ff"/>
        </w:rPr>
      </w:pPr>
      <w:r w:rsidDel="00000000" w:rsidR="00000000" w:rsidRPr="00000000">
        <w:rPr>
          <w:color w:val="0000ff"/>
          <w:rtl w:val="0"/>
        </w:rPr>
        <w:t xml:space="preserve">a. The graph does not explain what the picture size stands for.</w:t>
      </w:r>
    </w:p>
    <w:p w:rsidR="00000000" w:rsidDel="00000000" w:rsidP="00000000" w:rsidRDefault="00000000" w:rsidRPr="00000000" w14:paraId="00000309">
      <w:pPr>
        <w:rPr>
          <w:color w:val="0000ff"/>
        </w:rPr>
      </w:pPr>
      <w:r w:rsidDel="00000000" w:rsidR="00000000" w:rsidRPr="00000000">
        <w:rPr>
          <w:color w:val="0000ff"/>
          <w:rtl w:val="0"/>
        </w:rPr>
        <w:t xml:space="preserve">b. The graph does not show who bought the sandwiches.</w:t>
      </w:r>
    </w:p>
    <w:p w:rsidR="00000000" w:rsidDel="00000000" w:rsidP="00000000" w:rsidRDefault="00000000" w:rsidRPr="00000000" w14:paraId="0000030A">
      <w:pPr>
        <w:rPr>
          <w:color w:val="0000ff"/>
        </w:rPr>
      </w:pPr>
      <w:r w:rsidDel="00000000" w:rsidR="00000000" w:rsidRPr="00000000">
        <w:rPr>
          <w:color w:val="0000ff"/>
          <w:rtl w:val="0"/>
        </w:rPr>
        <w:t xml:space="preserve">c. Some people may think it shows burger size, not sales.</w:t>
      </w:r>
    </w:p>
    <w:p w:rsidR="00000000" w:rsidDel="00000000" w:rsidP="00000000" w:rsidRDefault="00000000" w:rsidRPr="00000000" w14:paraId="0000030B">
      <w:pPr>
        <w:rPr>
          <w:color w:val="0000ff"/>
        </w:rPr>
      </w:pPr>
      <w:r w:rsidDel="00000000" w:rsidR="00000000" w:rsidRPr="00000000">
        <w:rPr>
          <w:color w:val="0000ff"/>
          <w:rtl w:val="0"/>
        </w:rPr>
        <w:t xml:space="preserve">d. It leaves out 2016–2019, so we cannot see the trend in between.</w:t>
      </w:r>
    </w:p>
    <w:p w:rsidR="00000000" w:rsidDel="00000000" w:rsidP="00000000" w:rsidRDefault="00000000" w:rsidRPr="00000000" w14:paraId="0000030C">
      <w:pPr>
        <w:rPr>
          <w:color w:val="0000ff"/>
        </w:rPr>
      </w:pPr>
      <w:r w:rsidDel="00000000" w:rsidR="00000000" w:rsidRPr="00000000">
        <w:rPr>
          <w:rtl w:val="0"/>
        </w:rPr>
      </w:r>
    </w:p>
    <w:p w:rsidR="00000000" w:rsidDel="00000000" w:rsidP="00000000" w:rsidRDefault="00000000" w:rsidRPr="00000000" w14:paraId="0000030D">
      <w:pPr>
        <w:rPr>
          <w:color w:val="0000ff"/>
        </w:rPr>
      </w:pPr>
      <w:r w:rsidDel="00000000" w:rsidR="00000000" w:rsidRPr="00000000">
        <w:rPr>
          <w:color w:val="0000ff"/>
          <w:rtl w:val="0"/>
        </w:rPr>
        <w:t xml:space="preserve">[Q3-c] What additional information would help most?</w:t>
      </w:r>
    </w:p>
    <w:p w:rsidR="00000000" w:rsidDel="00000000" w:rsidP="00000000" w:rsidRDefault="00000000" w:rsidRPr="00000000" w14:paraId="0000030E">
      <w:pPr>
        <w:rPr>
          <w:color w:val="0000ff"/>
        </w:rPr>
      </w:pPr>
      <w:r w:rsidDel="00000000" w:rsidR="00000000" w:rsidRPr="00000000">
        <w:rPr>
          <w:color w:val="0000ff"/>
          <w:rtl w:val="0"/>
        </w:rPr>
        <w:t xml:space="preserve">a. A legend showing what each picture size stands for</w:t>
      </w:r>
    </w:p>
    <w:p w:rsidR="00000000" w:rsidDel="00000000" w:rsidP="00000000" w:rsidRDefault="00000000" w:rsidRPr="00000000" w14:paraId="0000030F">
      <w:pPr>
        <w:rPr>
          <w:color w:val="0000ff"/>
        </w:rPr>
      </w:pPr>
      <w:r w:rsidDel="00000000" w:rsidR="00000000" w:rsidRPr="00000000">
        <w:rPr>
          <w:color w:val="0000ff"/>
          <w:rtl w:val="0"/>
        </w:rPr>
        <w:t xml:space="preserve">b. Sales numbers for 2016–2019</w:t>
      </w:r>
    </w:p>
    <w:p w:rsidR="00000000" w:rsidDel="00000000" w:rsidP="00000000" w:rsidRDefault="00000000" w:rsidRPr="00000000" w14:paraId="00000310">
      <w:pPr>
        <w:rPr>
          <w:color w:val="0000ff"/>
        </w:rPr>
      </w:pPr>
      <w:r w:rsidDel="00000000" w:rsidR="00000000" w:rsidRPr="00000000">
        <w:rPr>
          <w:color w:val="0000ff"/>
          <w:rtl w:val="0"/>
        </w:rPr>
        <w:t xml:space="preserve">c. Change the burgers to sandwich pictures.</w:t>
      </w:r>
    </w:p>
    <w:p w:rsidR="00000000" w:rsidDel="00000000" w:rsidP="00000000" w:rsidRDefault="00000000" w:rsidRPr="00000000" w14:paraId="00000311">
      <w:pPr>
        <w:rPr>
          <w:color w:val="0000ff"/>
        </w:rPr>
      </w:pPr>
      <w:r w:rsidDel="00000000" w:rsidR="00000000" w:rsidRPr="00000000">
        <w:rPr>
          <w:color w:val="0000ff"/>
          <w:rtl w:val="0"/>
        </w:rPr>
        <w:t xml:space="preserve">d. The average sandwich price each year</w:t>
      </w:r>
    </w:p>
    <w:p w:rsidR="00000000" w:rsidDel="00000000" w:rsidP="00000000" w:rsidRDefault="00000000" w:rsidRPr="00000000" w14:paraId="00000312">
      <w:pPr>
        <w:rPr>
          <w:b w:val="1"/>
          <w:bCs w:val="1"/>
          <w:color w:val="0000ff"/>
        </w:rPr>
      </w:pPr>
      <w:r w:rsidDel="00000000" w:rsidR="00000000" w:rsidRPr="00000000">
        <w:rPr>
          <w:rtl w:val="0"/>
        </w:rPr>
      </w:r>
    </w:p>
    <w:p w:rsidR="00000000" w:rsidDel="00000000" w:rsidP="00000000" w:rsidRDefault="00000000" w:rsidRPr="00000000" w14:paraId="00000313">
      <w:pPr>
        <w:rPr>
          <w:color w:val="0000ff"/>
        </w:rPr>
      </w:pPr>
      <w:r w:rsidDel="00000000" w:rsidR="00000000" w:rsidRPr="00000000">
        <w:rPr>
          <w:rtl w:val="0"/>
        </w:rPr>
      </w:r>
    </w:p>
    <w:p w:rsidR="00000000" w:rsidDel="00000000" w:rsidP="00000000" w:rsidRDefault="00000000" w:rsidRPr="00000000" w14:paraId="00000314">
      <w:pPr>
        <w:rPr>
          <w:color w:val="0000ff"/>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br w:type="page"/>
      </w:r>
      <w:r w:rsidDel="00000000" w:rsidR="00000000" w:rsidRPr="00000000">
        <w:rPr>
          <w:rtl w:val="0"/>
        </w:rPr>
      </w:r>
    </w:p>
    <w:bookmarkStart w:colFirst="0" w:colLast="0" w:name="kix.hl82owgi74gw" w:id="23"/>
    <w:bookmarkEnd w:id="23"/>
    <w:p w:rsidR="00000000" w:rsidDel="00000000" w:rsidP="00000000" w:rsidRDefault="00000000" w:rsidRPr="00000000" w14:paraId="00000317">
      <w:pPr>
        <w:rPr/>
      </w:pPr>
      <w:r w:rsidDel="00000000" w:rsidR="00000000" w:rsidRPr="00000000">
        <w:rPr>
          <w:b w:val="1"/>
          <w:bCs w:val="1"/>
          <w:rtl w:val="0"/>
        </w:rPr>
        <w:t xml:space="preserve">Sandwich [HUMAN MC SG]</w:t>
      </w:r>
      <w:r w:rsidDel="00000000" w:rsidR="00000000" w:rsidRPr="00000000">
        <w:rPr>
          <w:rtl w:val="0"/>
        </w:rPr>
      </w:r>
    </w:p>
    <w:p w:rsidR="00000000" w:rsidDel="00000000" w:rsidP="00000000" w:rsidRDefault="00000000" w:rsidRPr="00000000" w14:paraId="00000318">
      <w:pPr>
        <w:rPr>
          <w:b w:val="1"/>
          <w:bCs w:val="1"/>
        </w:rPr>
      </w:pPr>
      <w:r w:rsidDel="00000000" w:rsidR="00000000" w:rsidRPr="00000000">
        <w:rPr>
          <w:rtl w:val="0"/>
        </w:rPr>
      </w:r>
    </w:p>
    <w:tbl>
      <w:tblPr>
        <w:tblStyle w:val="Table22"/>
        <w:tblW w:w="7845.0" w:type="dxa"/>
        <w:jc w:val="left"/>
        <w:tblInd w:w="-2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0"/>
        <w:gridCol w:w="585"/>
        <w:gridCol w:w="2460"/>
        <w:gridCol w:w="780"/>
        <w:gridCol w:w="2910"/>
        <w:tblGridChange w:id="0">
          <w:tblGrid>
            <w:gridCol w:w="1110"/>
            <w:gridCol w:w="585"/>
            <w:gridCol w:w="2460"/>
            <w:gridCol w:w="780"/>
            <w:gridCol w:w="2910"/>
          </w:tblGrid>
        </w:tblGridChange>
      </w:tblGrid>
      <w:tr>
        <w:trPr>
          <w:cantSplit w:val="0"/>
          <w:trHeight w:val="144" w:hRule="atLeast"/>
          <w:tblHeader w:val="0"/>
        </w:trPr>
        <w:tc>
          <w:tcPr/>
          <w:p w:rsidR="00000000" w:rsidDel="00000000" w:rsidP="00000000" w:rsidRDefault="00000000" w:rsidRPr="00000000" w14:paraId="00000319">
            <w:pPr>
              <w:jc w:val="center"/>
              <w:rPr>
                <w:sz w:val="20"/>
                <w:szCs w:val="20"/>
              </w:rPr>
            </w:pPr>
            <w:r w:rsidDel="00000000" w:rsidR="00000000" w:rsidRPr="00000000">
              <w:rPr>
                <w:b w:val="1"/>
                <w:bCs w:val="1"/>
                <w:sz w:val="20"/>
                <w:szCs w:val="20"/>
                <w:rtl w:val="0"/>
              </w:rPr>
              <w:t xml:space="preserve">Waypoint</w:t>
            </w:r>
            <w:r w:rsidDel="00000000" w:rsidR="00000000" w:rsidRPr="00000000">
              <w:rPr>
                <w:rtl w:val="0"/>
              </w:rPr>
            </w:r>
          </w:p>
        </w:tc>
        <w:tc>
          <w:tcPr/>
          <w:p w:rsidR="00000000" w:rsidDel="00000000" w:rsidP="00000000" w:rsidRDefault="00000000" w:rsidRPr="00000000" w14:paraId="0000031A">
            <w:pPr>
              <w:jc w:val="center"/>
              <w:rPr>
                <w:sz w:val="20"/>
                <w:szCs w:val="20"/>
              </w:rPr>
            </w:pPr>
            <w:r w:rsidDel="00000000" w:rsidR="00000000" w:rsidRPr="00000000">
              <w:rPr>
                <w:b w:val="1"/>
                <w:bCs w:val="1"/>
                <w:sz w:val="20"/>
                <w:szCs w:val="20"/>
                <w:rtl w:val="0"/>
              </w:rPr>
              <w:t xml:space="preserve">Q1</w:t>
            </w:r>
            <w:r w:rsidDel="00000000" w:rsidR="00000000" w:rsidRPr="00000000">
              <w:rPr>
                <w:rtl w:val="0"/>
              </w:rPr>
            </w:r>
          </w:p>
        </w:tc>
        <w:tc>
          <w:tcPr/>
          <w:p w:rsidR="00000000" w:rsidDel="00000000" w:rsidP="00000000" w:rsidRDefault="00000000" w:rsidRPr="00000000" w14:paraId="0000031B">
            <w:pPr>
              <w:jc w:val="center"/>
              <w:rPr>
                <w:b w:val="1"/>
                <w:bCs w:val="1"/>
                <w:sz w:val="20"/>
                <w:szCs w:val="20"/>
              </w:rPr>
            </w:pPr>
            <w:r w:rsidDel="00000000" w:rsidR="00000000" w:rsidRPr="00000000">
              <w:rPr>
                <w:b w:val="1"/>
                <w:bCs w:val="1"/>
                <w:sz w:val="20"/>
                <w:szCs w:val="20"/>
                <w:rtl w:val="0"/>
              </w:rPr>
              <w:t xml:space="preserve">Q2-a &amp; Q3-a</w:t>
            </w:r>
          </w:p>
        </w:tc>
        <w:tc>
          <w:tcPr/>
          <w:p w:rsidR="00000000" w:rsidDel="00000000" w:rsidP="00000000" w:rsidRDefault="00000000" w:rsidRPr="00000000" w14:paraId="0000031C">
            <w:pPr>
              <w:jc w:val="center"/>
              <w:rPr>
                <w:b w:val="1"/>
                <w:bCs w:val="1"/>
                <w:sz w:val="20"/>
                <w:szCs w:val="20"/>
              </w:rPr>
            </w:pPr>
            <w:r w:rsidDel="00000000" w:rsidR="00000000" w:rsidRPr="00000000">
              <w:rPr>
                <w:b w:val="1"/>
                <w:bCs w:val="1"/>
                <w:sz w:val="20"/>
                <w:szCs w:val="20"/>
                <w:rtl w:val="0"/>
              </w:rPr>
              <w:t xml:space="preserve">Q2-b</w:t>
            </w:r>
          </w:p>
        </w:tc>
        <w:tc>
          <w:tcPr/>
          <w:p w:rsidR="00000000" w:rsidDel="00000000" w:rsidP="00000000" w:rsidRDefault="00000000" w:rsidRPr="00000000" w14:paraId="0000031D">
            <w:pPr>
              <w:jc w:val="center"/>
              <w:rPr>
                <w:b w:val="1"/>
                <w:bCs w:val="1"/>
                <w:sz w:val="20"/>
                <w:szCs w:val="20"/>
              </w:rPr>
            </w:pPr>
            <w:r w:rsidDel="00000000" w:rsidR="00000000" w:rsidRPr="00000000">
              <w:rPr>
                <w:b w:val="1"/>
                <w:bCs w:val="1"/>
                <w:sz w:val="20"/>
                <w:szCs w:val="20"/>
                <w:rtl w:val="0"/>
              </w:rPr>
              <w:t xml:space="preserve">Q2-c &amp; Q3-c</w:t>
            </w:r>
          </w:p>
        </w:tc>
      </w:tr>
      <w:tr>
        <w:trPr>
          <w:cantSplit w:val="0"/>
          <w:trHeight w:val="576"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31E">
            <w:pPr>
              <w:jc w:val="center"/>
              <w:rPr>
                <w:b w:val="1"/>
                <w:bCs w:val="1"/>
                <w:sz w:val="20"/>
                <w:szCs w:val="20"/>
              </w:rPr>
            </w:pPr>
            <w:r w:rsidDel="00000000" w:rsidR="00000000" w:rsidRPr="00000000">
              <w:rPr>
                <w:b w:val="1"/>
                <w:bCs w:val="1"/>
                <w:sz w:val="20"/>
                <w:szCs w:val="20"/>
                <w:rtl w:val="0"/>
              </w:rPr>
              <w:t xml:space="preserve">MRC 5</w:t>
            </w:r>
          </w:p>
        </w:tc>
        <w:tc>
          <w:tcPr>
            <w:tcMar>
              <w:top w:w="-144.0" w:type="dxa"/>
              <w:left w:w="-144.0" w:type="dxa"/>
              <w:bottom w:w="-144.0" w:type="dxa"/>
              <w:right w:w="-144.0" w:type="dxa"/>
            </w:tcMar>
            <w:vAlign w:val="center"/>
          </w:tcPr>
          <w:p w:rsidR="00000000" w:rsidDel="00000000" w:rsidP="00000000" w:rsidRDefault="00000000" w:rsidRPr="00000000" w14:paraId="0000031F">
            <w:pPr>
              <w:rPr>
                <w:b w:val="1"/>
                <w:bCs w:val="1"/>
                <w:sz w:val="18"/>
                <w:szCs w:val="18"/>
              </w:rPr>
            </w:pPr>
            <w:r w:rsidDel="00000000" w:rsidR="00000000" w:rsidRPr="00000000">
              <w:rPr>
                <w:b w:val="1"/>
                <w:bCs w:val="1"/>
                <w:sz w:val="18"/>
                <w:szCs w:val="18"/>
                <w:rtl w:val="0"/>
              </w:rPr>
              <w:t xml:space="preserve">a</w:t>
            </w:r>
          </w:p>
        </w:tc>
        <w:tc>
          <w:tcPr>
            <w:tcMar>
              <w:top w:w="-144.0" w:type="dxa"/>
              <w:left w:w="-144.0" w:type="dxa"/>
              <w:bottom w:w="-144.0" w:type="dxa"/>
              <w:right w:w="-144.0" w:type="dxa"/>
            </w:tcMar>
            <w:vAlign w:val="center"/>
          </w:tcPr>
          <w:p w:rsidR="00000000" w:rsidDel="00000000" w:rsidP="00000000" w:rsidRDefault="00000000" w:rsidRPr="00000000" w14:paraId="00000320">
            <w:pPr>
              <w:rPr>
                <w:sz w:val="18"/>
                <w:szCs w:val="18"/>
              </w:rPr>
            </w:pPr>
            <w:r w:rsidDel="00000000" w:rsidR="00000000" w:rsidRPr="00000000">
              <w:rPr>
                <w:sz w:val="18"/>
                <w:szCs w:val="18"/>
                <w:rtl w:val="0"/>
              </w:rPr>
              <w:t xml:space="preserve">a &amp; a</w:t>
            </w:r>
          </w:p>
        </w:tc>
        <w:tc>
          <w:tcPr>
            <w:tcMar>
              <w:top w:w="-144.0" w:type="dxa"/>
              <w:left w:w="-144.0" w:type="dxa"/>
              <w:bottom w:w="-144.0" w:type="dxa"/>
              <w:right w:w="-144.0" w:type="dxa"/>
            </w:tcMar>
            <w:vAlign w:val="center"/>
          </w:tcPr>
          <w:p w:rsidR="00000000" w:rsidDel="00000000" w:rsidP="00000000" w:rsidRDefault="00000000" w:rsidRPr="00000000" w14:paraId="00000321">
            <w:pPr>
              <w:rPr>
                <w:b w:val="1"/>
                <w:bCs w:val="1"/>
                <w:sz w:val="18"/>
                <w:szCs w:val="18"/>
              </w:rPr>
            </w:pPr>
            <w:r w:rsidDel="00000000" w:rsidR="00000000" w:rsidRPr="00000000">
              <w:rPr>
                <w:rtl w:val="0"/>
              </w:rPr>
            </w:r>
          </w:p>
        </w:tc>
        <w:tc>
          <w:tcPr>
            <w:tcMar>
              <w:top w:w="-144.0" w:type="dxa"/>
              <w:left w:w="-144.0" w:type="dxa"/>
              <w:bottom w:w="-144.0" w:type="dxa"/>
              <w:right w:w="-144.0" w:type="dxa"/>
            </w:tcMar>
            <w:vAlign w:val="center"/>
          </w:tcPr>
          <w:p w:rsidR="00000000" w:rsidDel="00000000" w:rsidP="00000000" w:rsidRDefault="00000000" w:rsidRPr="00000000" w14:paraId="00000322">
            <w:pPr>
              <w:rPr>
                <w:b w:val="1"/>
                <w:bCs w:val="1"/>
                <w:sz w:val="18"/>
                <w:szCs w:val="18"/>
              </w:rPr>
            </w:pPr>
            <w:r w:rsidDel="00000000" w:rsidR="00000000" w:rsidRPr="00000000">
              <w:rPr>
                <w:rtl w:val="0"/>
              </w:rPr>
            </w:r>
          </w:p>
        </w:tc>
      </w:tr>
      <w:tr>
        <w:trPr>
          <w:cantSplit w:val="0"/>
          <w:trHeight w:val="576"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323">
            <w:pPr>
              <w:jc w:val="center"/>
              <w:rPr>
                <w:b w:val="1"/>
                <w:bCs w:val="1"/>
                <w:sz w:val="20"/>
                <w:szCs w:val="20"/>
              </w:rPr>
            </w:pPr>
            <w:r w:rsidDel="00000000" w:rsidR="00000000" w:rsidRPr="00000000">
              <w:rPr>
                <w:b w:val="1"/>
                <w:bCs w:val="1"/>
                <w:sz w:val="20"/>
                <w:szCs w:val="20"/>
                <w:rtl w:val="0"/>
              </w:rPr>
              <w:t xml:space="preserve">MRC 4</w:t>
            </w:r>
          </w:p>
        </w:tc>
        <w:tc>
          <w:tcPr>
            <w:tcMar>
              <w:top w:w="-144.0" w:type="dxa"/>
              <w:left w:w="-144.0" w:type="dxa"/>
              <w:bottom w:w="-144.0" w:type="dxa"/>
              <w:right w:w="-144.0" w:type="dxa"/>
            </w:tcMar>
            <w:vAlign w:val="center"/>
          </w:tcPr>
          <w:p w:rsidR="00000000" w:rsidDel="00000000" w:rsidP="00000000" w:rsidRDefault="00000000" w:rsidRPr="00000000" w14:paraId="00000324">
            <w:pPr>
              <w:rPr>
                <w:b w:val="1"/>
                <w:bCs w:val="1"/>
                <w:sz w:val="18"/>
                <w:szCs w:val="18"/>
              </w:rPr>
            </w:pPr>
            <w:r w:rsidDel="00000000" w:rsidR="00000000" w:rsidRPr="00000000">
              <w:rPr>
                <w:b w:val="1"/>
                <w:bCs w:val="1"/>
                <w:sz w:val="18"/>
                <w:szCs w:val="18"/>
                <w:rtl w:val="0"/>
              </w:rPr>
              <w:t xml:space="preserve">a</w:t>
            </w:r>
          </w:p>
        </w:tc>
        <w:tc>
          <w:tcPr>
            <w:tcMar>
              <w:top w:w="-144.0" w:type="dxa"/>
              <w:left w:w="-144.0" w:type="dxa"/>
              <w:bottom w:w="-144.0" w:type="dxa"/>
              <w:right w:w="-144.0" w:type="dxa"/>
            </w:tcMar>
            <w:vAlign w:val="center"/>
          </w:tcPr>
          <w:p w:rsidR="00000000" w:rsidDel="00000000" w:rsidP="00000000" w:rsidRDefault="00000000" w:rsidRPr="00000000" w14:paraId="00000325">
            <w:pPr>
              <w:rPr>
                <w:sz w:val="18"/>
                <w:szCs w:val="18"/>
              </w:rPr>
            </w:pPr>
            <w:r w:rsidDel="00000000" w:rsidR="00000000" w:rsidRPr="00000000">
              <w:rPr>
                <w:sz w:val="18"/>
                <w:szCs w:val="18"/>
                <w:rtl w:val="0"/>
              </w:rPr>
              <w:t xml:space="preserve">a &amp; b</w:t>
            </w:r>
          </w:p>
        </w:tc>
        <w:tc>
          <w:tcPr>
            <w:tcMar>
              <w:top w:w="-144.0" w:type="dxa"/>
              <w:left w:w="-144.0" w:type="dxa"/>
              <w:bottom w:w="-144.0" w:type="dxa"/>
              <w:right w:w="-144.0" w:type="dxa"/>
            </w:tcMar>
            <w:vAlign w:val="center"/>
          </w:tcPr>
          <w:p w:rsidR="00000000" w:rsidDel="00000000" w:rsidP="00000000" w:rsidRDefault="00000000" w:rsidRPr="00000000" w14:paraId="00000326">
            <w:pPr>
              <w:rPr>
                <w:b w:val="1"/>
                <w:bCs w:val="1"/>
                <w:sz w:val="18"/>
                <w:szCs w:val="18"/>
              </w:rPr>
            </w:pPr>
            <w:r w:rsidDel="00000000" w:rsidR="00000000" w:rsidRPr="00000000">
              <w:rPr>
                <w:rtl w:val="0"/>
              </w:rPr>
            </w:r>
          </w:p>
        </w:tc>
        <w:tc>
          <w:tcPr>
            <w:tcMar>
              <w:top w:w="-144.0" w:type="dxa"/>
              <w:left w:w="-144.0" w:type="dxa"/>
              <w:bottom w:w="-144.0" w:type="dxa"/>
              <w:right w:w="-144.0" w:type="dxa"/>
            </w:tcMar>
            <w:vAlign w:val="center"/>
          </w:tcPr>
          <w:p w:rsidR="00000000" w:rsidDel="00000000" w:rsidP="00000000" w:rsidRDefault="00000000" w:rsidRPr="00000000" w14:paraId="00000327">
            <w:pPr>
              <w:rPr>
                <w:b w:val="1"/>
                <w:bCs w:val="1"/>
                <w:sz w:val="18"/>
                <w:szCs w:val="18"/>
              </w:rPr>
            </w:pPr>
            <w:r w:rsidDel="00000000" w:rsidR="00000000" w:rsidRPr="00000000">
              <w:rPr>
                <w:rtl w:val="0"/>
              </w:rPr>
            </w:r>
          </w:p>
        </w:tc>
      </w:tr>
      <w:tr>
        <w:trPr>
          <w:cantSplit w:val="0"/>
          <w:trHeight w:val="576"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328">
            <w:pPr>
              <w:jc w:val="center"/>
              <w:rPr>
                <w:b w:val="1"/>
                <w:bCs w:val="1"/>
                <w:sz w:val="20"/>
                <w:szCs w:val="20"/>
              </w:rPr>
            </w:pPr>
            <w:r w:rsidDel="00000000" w:rsidR="00000000" w:rsidRPr="00000000">
              <w:rPr>
                <w:b w:val="1"/>
                <w:bCs w:val="1"/>
                <w:sz w:val="20"/>
                <w:szCs w:val="20"/>
                <w:rtl w:val="0"/>
              </w:rPr>
              <w:t xml:space="preserve">MRC 3</w:t>
            </w:r>
          </w:p>
        </w:tc>
        <w:tc>
          <w:tcPr>
            <w:tcMar>
              <w:top w:w="-144.0" w:type="dxa"/>
              <w:left w:w="-144.0" w:type="dxa"/>
              <w:bottom w:w="-144.0" w:type="dxa"/>
              <w:right w:w="-144.0" w:type="dxa"/>
            </w:tcMar>
            <w:vAlign w:val="center"/>
          </w:tcPr>
          <w:p w:rsidR="00000000" w:rsidDel="00000000" w:rsidP="00000000" w:rsidRDefault="00000000" w:rsidRPr="00000000" w14:paraId="00000329">
            <w:pPr>
              <w:rPr>
                <w:b w:val="1"/>
                <w:bCs w:val="1"/>
                <w:sz w:val="18"/>
                <w:szCs w:val="18"/>
              </w:rPr>
            </w:pPr>
            <w:r w:rsidDel="00000000" w:rsidR="00000000" w:rsidRPr="00000000">
              <w:rPr>
                <w:b w:val="1"/>
                <w:bCs w:val="1"/>
                <w:sz w:val="18"/>
                <w:szCs w:val="18"/>
                <w:rtl w:val="0"/>
              </w:rPr>
              <w:t xml:space="preserve">a</w:t>
            </w:r>
          </w:p>
          <w:p w:rsidR="00000000" w:rsidDel="00000000" w:rsidP="00000000" w:rsidRDefault="00000000" w:rsidRPr="00000000" w14:paraId="0000032A">
            <w:pPr>
              <w:rPr>
                <w:b w:val="1"/>
                <w:bCs w:val="1"/>
                <w:sz w:val="18"/>
                <w:szCs w:val="18"/>
              </w:rPr>
            </w:pPr>
            <w:r w:rsidDel="00000000" w:rsidR="00000000" w:rsidRPr="00000000">
              <w:rPr>
                <w:b w:val="1"/>
                <w:bCs w:val="1"/>
                <w:sz w:val="18"/>
                <w:szCs w:val="18"/>
                <w:rtl w:val="0"/>
              </w:rPr>
              <w:t xml:space="preserve">c</w:t>
            </w:r>
          </w:p>
        </w:tc>
        <w:tc>
          <w:tcPr>
            <w:tcMar>
              <w:top w:w="-144.0" w:type="dxa"/>
              <w:left w:w="-144.0" w:type="dxa"/>
              <w:bottom w:w="-144.0" w:type="dxa"/>
              <w:right w:w="-144.0" w:type="dxa"/>
            </w:tcMar>
            <w:vAlign w:val="center"/>
          </w:tcPr>
          <w:p w:rsidR="00000000" w:rsidDel="00000000" w:rsidP="00000000" w:rsidRDefault="00000000" w:rsidRPr="00000000" w14:paraId="0000032B">
            <w:pPr>
              <w:rPr>
                <w:sz w:val="18"/>
                <w:szCs w:val="18"/>
              </w:rPr>
            </w:pPr>
            <w:r w:rsidDel="00000000" w:rsidR="00000000" w:rsidRPr="00000000">
              <w:rPr>
                <w:sz w:val="18"/>
                <w:szCs w:val="18"/>
                <w:rtl w:val="0"/>
              </w:rPr>
              <w:t xml:space="preserve">a &amp; c/d ; b &amp; a/b; c &amp; c</w:t>
            </w:r>
          </w:p>
          <w:p w:rsidR="00000000" w:rsidDel="00000000" w:rsidP="00000000" w:rsidRDefault="00000000" w:rsidRPr="00000000" w14:paraId="0000032C">
            <w:pPr>
              <w:rPr>
                <w:sz w:val="18"/>
                <w:szCs w:val="18"/>
              </w:rPr>
            </w:pPr>
            <w:r w:rsidDel="00000000" w:rsidR="00000000" w:rsidRPr="00000000">
              <w:rPr>
                <w:rtl w:val="0"/>
              </w:rPr>
            </w:r>
          </w:p>
        </w:tc>
        <w:tc>
          <w:tcPr>
            <w:tcMar>
              <w:top w:w="-144.0" w:type="dxa"/>
              <w:left w:w="-144.0" w:type="dxa"/>
              <w:bottom w:w="-144.0" w:type="dxa"/>
              <w:right w:w="-144.0" w:type="dxa"/>
            </w:tcMar>
            <w:vAlign w:val="center"/>
          </w:tcPr>
          <w:p w:rsidR="00000000" w:rsidDel="00000000" w:rsidP="00000000" w:rsidRDefault="00000000" w:rsidRPr="00000000" w14:paraId="0000032D">
            <w:pPr>
              <w:rPr>
                <w:b w:val="1"/>
                <w:bCs w:val="1"/>
                <w:sz w:val="18"/>
                <w:szCs w:val="18"/>
              </w:rPr>
            </w:pPr>
            <w:r w:rsidDel="00000000" w:rsidR="00000000" w:rsidRPr="00000000">
              <w:rPr>
                <w:rtl w:val="0"/>
              </w:rPr>
            </w:r>
          </w:p>
        </w:tc>
        <w:tc>
          <w:tcPr>
            <w:tcMar>
              <w:top w:w="-144.0" w:type="dxa"/>
              <w:left w:w="-144.0" w:type="dxa"/>
              <w:bottom w:w="-144.0" w:type="dxa"/>
              <w:right w:w="-144.0" w:type="dxa"/>
            </w:tcMar>
            <w:vAlign w:val="center"/>
          </w:tcPr>
          <w:p w:rsidR="00000000" w:rsidDel="00000000" w:rsidP="00000000" w:rsidRDefault="00000000" w:rsidRPr="00000000" w14:paraId="0000032E">
            <w:pPr>
              <w:rPr>
                <w:b w:val="1"/>
                <w:bCs w:val="1"/>
                <w:sz w:val="18"/>
                <w:szCs w:val="18"/>
              </w:rPr>
            </w:pPr>
            <w:r w:rsidDel="00000000" w:rsidR="00000000" w:rsidRPr="00000000">
              <w:rPr>
                <w:rtl w:val="0"/>
              </w:rPr>
            </w:r>
          </w:p>
          <w:p w:rsidR="00000000" w:rsidDel="00000000" w:rsidP="00000000" w:rsidRDefault="00000000" w:rsidRPr="00000000" w14:paraId="0000032F">
            <w:pPr>
              <w:rPr>
                <w:b w:val="1"/>
                <w:bCs w:val="1"/>
                <w:sz w:val="18"/>
                <w:szCs w:val="18"/>
              </w:rPr>
            </w:pPr>
            <w:r w:rsidDel="00000000" w:rsidR="00000000" w:rsidRPr="00000000">
              <w:rPr>
                <w:b w:val="1"/>
                <w:bCs w:val="1"/>
                <w:sz w:val="18"/>
                <w:szCs w:val="18"/>
                <w:rtl w:val="0"/>
              </w:rPr>
              <w:t xml:space="preserve">a &amp; a ; </w:t>
            </w:r>
            <w:r w:rsidDel="00000000" w:rsidR="00000000" w:rsidRPr="00000000">
              <w:rPr>
                <w:sz w:val="18"/>
                <w:szCs w:val="18"/>
                <w:rtl w:val="0"/>
              </w:rPr>
              <w:t xml:space="preserve">d &amp; b</w:t>
            </w:r>
            <w:r w:rsidDel="00000000" w:rsidR="00000000" w:rsidRPr="00000000">
              <w:rPr>
                <w:rtl w:val="0"/>
              </w:rPr>
            </w:r>
          </w:p>
        </w:tc>
      </w:tr>
      <w:tr>
        <w:trPr>
          <w:cantSplit w:val="0"/>
          <w:trHeight w:val="576"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330">
            <w:pPr>
              <w:jc w:val="center"/>
              <w:rPr>
                <w:sz w:val="20"/>
                <w:szCs w:val="20"/>
              </w:rPr>
            </w:pPr>
            <w:r w:rsidDel="00000000" w:rsidR="00000000" w:rsidRPr="00000000">
              <w:rPr>
                <w:b w:val="1"/>
                <w:bCs w:val="1"/>
                <w:sz w:val="20"/>
                <w:szCs w:val="20"/>
                <w:rtl w:val="0"/>
              </w:rPr>
              <w:t xml:space="preserve">MRC 2</w:t>
            </w:r>
            <w:r w:rsidDel="00000000" w:rsidR="00000000" w:rsidRPr="00000000">
              <w:rPr>
                <w:rtl w:val="0"/>
              </w:rPr>
            </w:r>
          </w:p>
        </w:tc>
        <w:tc>
          <w:tcPr>
            <w:tcMar>
              <w:top w:w="-144.0" w:type="dxa"/>
              <w:left w:w="-144.0" w:type="dxa"/>
              <w:bottom w:w="-144.0" w:type="dxa"/>
              <w:right w:w="-144.0" w:type="dxa"/>
            </w:tcMar>
            <w:vAlign w:val="center"/>
          </w:tcPr>
          <w:p w:rsidR="00000000" w:rsidDel="00000000" w:rsidP="00000000" w:rsidRDefault="00000000" w:rsidRPr="00000000" w14:paraId="00000331">
            <w:pPr>
              <w:rPr>
                <w:b w:val="1"/>
                <w:bCs w:val="1"/>
                <w:sz w:val="18"/>
                <w:szCs w:val="18"/>
              </w:rPr>
            </w:pPr>
            <w:r w:rsidDel="00000000" w:rsidR="00000000" w:rsidRPr="00000000">
              <w:rPr>
                <w:b w:val="1"/>
                <w:bCs w:val="1"/>
                <w:sz w:val="18"/>
                <w:szCs w:val="18"/>
                <w:rtl w:val="0"/>
              </w:rPr>
              <w:t xml:space="preserve">a</w:t>
            </w:r>
          </w:p>
          <w:p w:rsidR="00000000" w:rsidDel="00000000" w:rsidP="00000000" w:rsidRDefault="00000000" w:rsidRPr="00000000" w14:paraId="00000332">
            <w:pPr>
              <w:rPr>
                <w:b w:val="1"/>
                <w:bCs w:val="1"/>
                <w:sz w:val="18"/>
                <w:szCs w:val="18"/>
              </w:rPr>
            </w:pPr>
            <w:r w:rsidDel="00000000" w:rsidR="00000000" w:rsidRPr="00000000">
              <w:rPr>
                <w:b w:val="1"/>
                <w:bCs w:val="1"/>
                <w:sz w:val="18"/>
                <w:szCs w:val="18"/>
                <w:rtl w:val="0"/>
              </w:rPr>
              <w:t xml:space="preserve">c</w:t>
            </w:r>
          </w:p>
        </w:tc>
        <w:tc>
          <w:tcPr>
            <w:tcMar>
              <w:top w:w="-144.0" w:type="dxa"/>
              <w:left w:w="-144.0" w:type="dxa"/>
              <w:bottom w:w="-144.0" w:type="dxa"/>
              <w:right w:w="-144.0" w:type="dxa"/>
            </w:tcMar>
            <w:vAlign w:val="center"/>
          </w:tcPr>
          <w:p w:rsidR="00000000" w:rsidDel="00000000" w:rsidP="00000000" w:rsidRDefault="00000000" w:rsidRPr="00000000" w14:paraId="00000333">
            <w:pPr>
              <w:rPr>
                <w:sz w:val="18"/>
                <w:szCs w:val="18"/>
              </w:rPr>
            </w:pPr>
            <w:r w:rsidDel="00000000" w:rsidR="00000000" w:rsidRPr="00000000">
              <w:rPr>
                <w:b w:val="1"/>
                <w:bCs w:val="1"/>
                <w:sz w:val="18"/>
                <w:szCs w:val="18"/>
                <w:rtl w:val="0"/>
              </w:rPr>
              <w:t xml:space="preserve">b &amp; c/d; </w:t>
            </w:r>
            <w:r w:rsidDel="00000000" w:rsidR="00000000" w:rsidRPr="00000000">
              <w:rPr>
                <w:sz w:val="18"/>
                <w:szCs w:val="18"/>
                <w:rtl w:val="0"/>
              </w:rPr>
              <w:t xml:space="preserve">c &amp; a/b</w:t>
            </w:r>
            <w:r w:rsidDel="00000000" w:rsidR="00000000" w:rsidRPr="00000000">
              <w:rPr>
                <w:b w:val="1"/>
                <w:bCs w:val="1"/>
                <w:sz w:val="18"/>
                <w:szCs w:val="18"/>
                <w:rtl w:val="0"/>
              </w:rPr>
              <w:t xml:space="preserve"> ; d &amp; a/b</w:t>
            </w:r>
            <w:r w:rsidDel="00000000" w:rsidR="00000000" w:rsidRPr="00000000">
              <w:rPr>
                <w:rtl w:val="0"/>
              </w:rPr>
            </w:r>
          </w:p>
          <w:p w:rsidR="00000000" w:rsidDel="00000000" w:rsidP="00000000" w:rsidRDefault="00000000" w:rsidRPr="00000000" w14:paraId="00000334">
            <w:pPr>
              <w:rPr>
                <w:sz w:val="18"/>
                <w:szCs w:val="18"/>
              </w:rPr>
            </w:pPr>
            <w:r w:rsidDel="00000000" w:rsidR="00000000" w:rsidRPr="00000000">
              <w:rPr>
                <w:rtl w:val="0"/>
              </w:rPr>
            </w:r>
          </w:p>
        </w:tc>
        <w:tc>
          <w:tcPr>
            <w:tcMar>
              <w:top w:w="-144.0" w:type="dxa"/>
              <w:left w:w="-144.0" w:type="dxa"/>
              <w:bottom w:w="-144.0" w:type="dxa"/>
              <w:right w:w="-144.0" w:type="dxa"/>
            </w:tcMar>
            <w:vAlign w:val="center"/>
          </w:tcPr>
          <w:p w:rsidR="00000000" w:rsidDel="00000000" w:rsidP="00000000" w:rsidRDefault="00000000" w:rsidRPr="00000000" w14:paraId="00000335">
            <w:pPr>
              <w:rPr>
                <w:b w:val="1"/>
                <w:bCs w:val="1"/>
                <w:sz w:val="18"/>
                <w:szCs w:val="18"/>
              </w:rPr>
            </w:pPr>
            <w:r w:rsidDel="00000000" w:rsidR="00000000" w:rsidRPr="00000000">
              <w:rPr>
                <w:rtl w:val="0"/>
              </w:rPr>
            </w:r>
          </w:p>
        </w:tc>
        <w:tc>
          <w:tcPr>
            <w:tcMar>
              <w:top w:w="-144.0" w:type="dxa"/>
              <w:left w:w="-144.0" w:type="dxa"/>
              <w:bottom w:w="-144.0" w:type="dxa"/>
              <w:right w:w="-144.0" w:type="dxa"/>
            </w:tcMar>
            <w:vAlign w:val="center"/>
          </w:tcPr>
          <w:p w:rsidR="00000000" w:rsidDel="00000000" w:rsidP="00000000" w:rsidRDefault="00000000" w:rsidRPr="00000000" w14:paraId="00000336">
            <w:pPr>
              <w:rPr>
                <w:b w:val="1"/>
                <w:bCs w:val="1"/>
                <w:sz w:val="18"/>
                <w:szCs w:val="18"/>
              </w:rPr>
            </w:pPr>
            <w:r w:rsidDel="00000000" w:rsidR="00000000" w:rsidRPr="00000000">
              <w:rPr>
                <w:rtl w:val="0"/>
              </w:rPr>
            </w:r>
          </w:p>
          <w:p w:rsidR="00000000" w:rsidDel="00000000" w:rsidP="00000000" w:rsidRDefault="00000000" w:rsidRPr="00000000" w14:paraId="00000337">
            <w:pPr>
              <w:rPr>
                <w:sz w:val="18"/>
                <w:szCs w:val="18"/>
              </w:rPr>
            </w:pPr>
            <w:r w:rsidDel="00000000" w:rsidR="00000000" w:rsidRPr="00000000">
              <w:rPr>
                <w:b w:val="1"/>
                <w:bCs w:val="1"/>
                <w:sz w:val="18"/>
                <w:szCs w:val="18"/>
                <w:rtl w:val="0"/>
              </w:rPr>
              <w:t xml:space="preserve">a &amp; b/c ; c &amp; a/b ; d &amp; a/d</w:t>
            </w:r>
            <w:r w:rsidDel="00000000" w:rsidR="00000000" w:rsidRPr="00000000">
              <w:rPr>
                <w:rtl w:val="0"/>
              </w:rPr>
            </w:r>
          </w:p>
        </w:tc>
      </w:tr>
      <w:tr>
        <w:trPr>
          <w:cantSplit w:val="0"/>
          <w:trHeight w:val="576"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338">
            <w:pPr>
              <w:jc w:val="center"/>
              <w:rPr>
                <w:sz w:val="20"/>
                <w:szCs w:val="20"/>
              </w:rPr>
            </w:pPr>
            <w:r w:rsidDel="00000000" w:rsidR="00000000" w:rsidRPr="00000000">
              <w:rPr>
                <w:b w:val="1"/>
                <w:bCs w:val="1"/>
                <w:sz w:val="20"/>
                <w:szCs w:val="20"/>
                <w:rtl w:val="0"/>
              </w:rPr>
              <w:t xml:space="preserve">MRC 1</w:t>
            </w:r>
            <w:r w:rsidDel="00000000" w:rsidR="00000000" w:rsidRPr="00000000">
              <w:rPr>
                <w:rtl w:val="0"/>
              </w:rPr>
            </w:r>
          </w:p>
        </w:tc>
        <w:tc>
          <w:tcPr>
            <w:tcMar>
              <w:top w:w="-144.0" w:type="dxa"/>
              <w:left w:w="-144.0" w:type="dxa"/>
              <w:bottom w:w="-144.0" w:type="dxa"/>
              <w:right w:w="-144.0" w:type="dxa"/>
            </w:tcMar>
            <w:vAlign w:val="center"/>
          </w:tcPr>
          <w:p w:rsidR="00000000" w:rsidDel="00000000" w:rsidP="00000000" w:rsidRDefault="00000000" w:rsidRPr="00000000" w14:paraId="00000339">
            <w:pPr>
              <w:rPr>
                <w:b w:val="1"/>
                <w:bCs w:val="1"/>
                <w:sz w:val="18"/>
                <w:szCs w:val="18"/>
              </w:rPr>
            </w:pPr>
            <w:r w:rsidDel="00000000" w:rsidR="00000000" w:rsidRPr="00000000">
              <w:rPr>
                <w:b w:val="1"/>
                <w:bCs w:val="1"/>
                <w:sz w:val="18"/>
                <w:szCs w:val="18"/>
                <w:rtl w:val="0"/>
              </w:rPr>
              <w:t xml:space="preserve">b</w:t>
            </w:r>
          </w:p>
        </w:tc>
        <w:tc>
          <w:tcPr>
            <w:tcMar>
              <w:top w:w="-144.0" w:type="dxa"/>
              <w:left w:w="-144.0" w:type="dxa"/>
              <w:bottom w:w="-144.0" w:type="dxa"/>
              <w:right w:w="-144.0" w:type="dxa"/>
            </w:tcMar>
          </w:tcPr>
          <w:p w:rsidR="00000000" w:rsidDel="00000000" w:rsidP="00000000" w:rsidRDefault="00000000" w:rsidRPr="00000000" w14:paraId="0000033A">
            <w:pPr>
              <w:rPr>
                <w:sz w:val="18"/>
                <w:szCs w:val="18"/>
              </w:rPr>
            </w:pPr>
            <w:r w:rsidDel="00000000" w:rsidR="00000000" w:rsidRPr="00000000">
              <w:rPr>
                <w:sz w:val="18"/>
                <w:szCs w:val="18"/>
                <w:rtl w:val="0"/>
              </w:rPr>
              <w:t xml:space="preserve"> </w:t>
            </w:r>
          </w:p>
          <w:p w:rsidR="00000000" w:rsidDel="00000000" w:rsidP="00000000" w:rsidRDefault="00000000" w:rsidRPr="00000000" w14:paraId="0000033B">
            <w:pPr>
              <w:rPr>
                <w:sz w:val="18"/>
                <w:szCs w:val="18"/>
              </w:rPr>
            </w:pPr>
            <w:r w:rsidDel="00000000" w:rsidR="00000000" w:rsidRPr="00000000">
              <w:rPr>
                <w:rtl w:val="0"/>
              </w:rPr>
            </w:r>
          </w:p>
        </w:tc>
        <w:tc>
          <w:tcPr>
            <w:tcMar>
              <w:top w:w="-144.0" w:type="dxa"/>
              <w:left w:w="-144.0" w:type="dxa"/>
              <w:bottom w:w="-144.0" w:type="dxa"/>
              <w:right w:w="-144.0" w:type="dxa"/>
            </w:tcMar>
            <w:vAlign w:val="center"/>
          </w:tcPr>
          <w:p w:rsidR="00000000" w:rsidDel="00000000" w:rsidP="00000000" w:rsidRDefault="00000000" w:rsidRPr="00000000" w14:paraId="0000033C">
            <w:pPr>
              <w:rPr>
                <w:b w:val="1"/>
                <w:bCs w:val="1"/>
                <w:sz w:val="18"/>
                <w:szCs w:val="18"/>
              </w:rPr>
            </w:pPr>
            <w:r w:rsidDel="00000000" w:rsidR="00000000" w:rsidRPr="00000000">
              <w:rPr>
                <w:b w:val="1"/>
                <w:bCs w:val="1"/>
                <w:sz w:val="18"/>
                <w:szCs w:val="18"/>
                <w:rtl w:val="0"/>
              </w:rPr>
              <w:t xml:space="preserve">a</w:t>
            </w:r>
          </w:p>
        </w:tc>
        <w:tc>
          <w:tcPr>
            <w:tcMar>
              <w:top w:w="-144.0" w:type="dxa"/>
              <w:left w:w="-144.0" w:type="dxa"/>
              <w:bottom w:w="-144.0" w:type="dxa"/>
              <w:right w:w="-144.0" w:type="dxa"/>
            </w:tcMar>
          </w:tcPr>
          <w:p w:rsidR="00000000" w:rsidDel="00000000" w:rsidP="00000000" w:rsidRDefault="00000000" w:rsidRPr="00000000" w14:paraId="0000033D">
            <w:pPr>
              <w:rPr>
                <w:b w:val="1"/>
                <w:bCs w:val="1"/>
                <w:sz w:val="18"/>
                <w:szCs w:val="18"/>
              </w:rPr>
            </w:pPr>
            <w:r w:rsidDel="00000000" w:rsidR="00000000" w:rsidRPr="00000000">
              <w:rPr>
                <w:rtl w:val="0"/>
              </w:rPr>
            </w:r>
          </w:p>
        </w:tc>
      </w:tr>
      <w:tr>
        <w:trPr>
          <w:cantSplit w:val="0"/>
          <w:trHeight w:val="576"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33E">
            <w:pPr>
              <w:jc w:val="center"/>
              <w:rPr>
                <w:sz w:val="20"/>
                <w:szCs w:val="20"/>
              </w:rPr>
            </w:pPr>
            <w:r w:rsidDel="00000000" w:rsidR="00000000" w:rsidRPr="00000000">
              <w:rPr>
                <w:b w:val="1"/>
                <w:bCs w:val="1"/>
                <w:sz w:val="20"/>
                <w:szCs w:val="20"/>
                <w:rtl w:val="0"/>
              </w:rPr>
              <w:t xml:space="preserve">MRC 0</w:t>
            </w:r>
            <w:r w:rsidDel="00000000" w:rsidR="00000000" w:rsidRPr="00000000">
              <w:rPr>
                <w:rtl w:val="0"/>
              </w:rPr>
            </w:r>
          </w:p>
        </w:tc>
        <w:tc>
          <w:tcPr>
            <w:tcMar>
              <w:top w:w="-144.0" w:type="dxa"/>
              <w:left w:w="-144.0" w:type="dxa"/>
              <w:bottom w:w="-144.0" w:type="dxa"/>
              <w:right w:w="-144.0" w:type="dxa"/>
            </w:tcMar>
            <w:vAlign w:val="center"/>
          </w:tcPr>
          <w:p w:rsidR="00000000" w:rsidDel="00000000" w:rsidP="00000000" w:rsidRDefault="00000000" w:rsidRPr="00000000" w14:paraId="0000033F">
            <w:pPr>
              <w:rPr>
                <w:b w:val="1"/>
                <w:bCs w:val="1"/>
                <w:sz w:val="18"/>
                <w:szCs w:val="18"/>
              </w:rPr>
            </w:pPr>
            <w:r w:rsidDel="00000000" w:rsidR="00000000" w:rsidRPr="00000000">
              <w:rPr>
                <w:b w:val="1"/>
                <w:bCs w:val="1"/>
                <w:sz w:val="18"/>
                <w:szCs w:val="18"/>
                <w:rtl w:val="0"/>
              </w:rPr>
              <w:t xml:space="preserve">a</w:t>
            </w:r>
          </w:p>
          <w:p w:rsidR="00000000" w:rsidDel="00000000" w:rsidP="00000000" w:rsidRDefault="00000000" w:rsidRPr="00000000" w14:paraId="00000340">
            <w:pPr>
              <w:rPr>
                <w:b w:val="1"/>
                <w:bCs w:val="1"/>
                <w:sz w:val="18"/>
                <w:szCs w:val="18"/>
              </w:rPr>
            </w:pPr>
            <w:r w:rsidDel="00000000" w:rsidR="00000000" w:rsidRPr="00000000">
              <w:rPr>
                <w:b w:val="1"/>
                <w:bCs w:val="1"/>
                <w:sz w:val="18"/>
                <w:szCs w:val="18"/>
                <w:rtl w:val="0"/>
              </w:rPr>
              <w:t xml:space="preserve">b</w:t>
            </w:r>
          </w:p>
          <w:p w:rsidR="00000000" w:rsidDel="00000000" w:rsidP="00000000" w:rsidRDefault="00000000" w:rsidRPr="00000000" w14:paraId="00000341">
            <w:pPr>
              <w:rPr>
                <w:b w:val="1"/>
                <w:bCs w:val="1"/>
                <w:sz w:val="18"/>
                <w:szCs w:val="18"/>
              </w:rPr>
            </w:pPr>
            <w:r w:rsidDel="00000000" w:rsidR="00000000" w:rsidRPr="00000000">
              <w:rPr>
                <w:b w:val="1"/>
                <w:bCs w:val="1"/>
                <w:sz w:val="18"/>
                <w:szCs w:val="18"/>
                <w:rtl w:val="0"/>
              </w:rPr>
              <w:t xml:space="preserve">c</w:t>
            </w:r>
          </w:p>
        </w:tc>
        <w:tc>
          <w:tcPr>
            <w:tcMar>
              <w:top w:w="-144.0" w:type="dxa"/>
              <w:left w:w="-144.0" w:type="dxa"/>
              <w:bottom w:w="-144.0" w:type="dxa"/>
              <w:right w:w="-144.0" w:type="dxa"/>
            </w:tcMar>
          </w:tcPr>
          <w:p w:rsidR="00000000" w:rsidDel="00000000" w:rsidP="00000000" w:rsidRDefault="00000000" w:rsidRPr="00000000" w14:paraId="00000342">
            <w:pPr>
              <w:rPr>
                <w:sz w:val="18"/>
                <w:szCs w:val="18"/>
              </w:rPr>
            </w:pPr>
            <w:r w:rsidDel="00000000" w:rsidR="00000000" w:rsidRPr="00000000">
              <w:rPr>
                <w:sz w:val="18"/>
                <w:szCs w:val="18"/>
                <w:rtl w:val="0"/>
              </w:rPr>
              <w:t xml:space="preserve">c &amp; d ;  d &amp; c/d</w:t>
            </w:r>
          </w:p>
          <w:p w:rsidR="00000000" w:rsidDel="00000000" w:rsidP="00000000" w:rsidRDefault="00000000" w:rsidRPr="00000000" w14:paraId="00000343">
            <w:pPr>
              <w:rPr>
                <w:sz w:val="18"/>
                <w:szCs w:val="18"/>
              </w:rPr>
            </w:pPr>
            <w:r w:rsidDel="00000000" w:rsidR="00000000" w:rsidRPr="00000000">
              <w:rPr>
                <w:rtl w:val="0"/>
              </w:rPr>
            </w:r>
          </w:p>
        </w:tc>
        <w:tc>
          <w:tcPr>
            <w:tcMar>
              <w:top w:w="-144.0" w:type="dxa"/>
              <w:left w:w="-144.0" w:type="dxa"/>
              <w:bottom w:w="-144.0" w:type="dxa"/>
              <w:right w:w="-144.0" w:type="dxa"/>
            </w:tcMar>
          </w:tcPr>
          <w:p w:rsidR="00000000" w:rsidDel="00000000" w:rsidP="00000000" w:rsidRDefault="00000000" w:rsidRPr="00000000" w14:paraId="00000344">
            <w:pPr>
              <w:rPr>
                <w:b w:val="1"/>
                <w:bCs w:val="1"/>
                <w:sz w:val="18"/>
                <w:szCs w:val="18"/>
              </w:rPr>
            </w:pPr>
            <w:r w:rsidDel="00000000" w:rsidR="00000000" w:rsidRPr="00000000">
              <w:rPr>
                <w:rtl w:val="0"/>
              </w:rPr>
            </w:r>
          </w:p>
          <w:p w:rsidR="00000000" w:rsidDel="00000000" w:rsidP="00000000" w:rsidRDefault="00000000" w:rsidRPr="00000000" w14:paraId="00000345">
            <w:pPr>
              <w:rPr>
                <w:b w:val="1"/>
                <w:bCs w:val="1"/>
                <w:sz w:val="18"/>
                <w:szCs w:val="18"/>
              </w:rPr>
            </w:pPr>
            <w:r w:rsidDel="00000000" w:rsidR="00000000" w:rsidRPr="00000000">
              <w:rPr>
                <w:b w:val="1"/>
                <w:bCs w:val="1"/>
                <w:sz w:val="18"/>
                <w:szCs w:val="18"/>
                <w:rtl w:val="0"/>
              </w:rPr>
              <w:t xml:space="preserve">b/c/d</w:t>
            </w:r>
          </w:p>
        </w:tc>
        <w:tc>
          <w:tcPr>
            <w:tcMar>
              <w:top w:w="-144.0" w:type="dxa"/>
              <w:left w:w="-144.0" w:type="dxa"/>
              <w:bottom w:w="-144.0" w:type="dxa"/>
              <w:right w:w="-144.0" w:type="dxa"/>
            </w:tcMar>
            <w:vAlign w:val="center"/>
          </w:tcPr>
          <w:p w:rsidR="00000000" w:rsidDel="00000000" w:rsidP="00000000" w:rsidRDefault="00000000" w:rsidRPr="00000000" w14:paraId="00000346">
            <w:pPr>
              <w:rPr>
                <w:b w:val="1"/>
                <w:bCs w:val="1"/>
                <w:sz w:val="18"/>
                <w:szCs w:val="18"/>
              </w:rPr>
            </w:pPr>
            <w:r w:rsidDel="00000000" w:rsidR="00000000" w:rsidRPr="00000000">
              <w:rPr>
                <w:rtl w:val="0"/>
              </w:rPr>
            </w:r>
          </w:p>
          <w:p w:rsidR="00000000" w:rsidDel="00000000" w:rsidP="00000000" w:rsidRDefault="00000000" w:rsidRPr="00000000" w14:paraId="00000347">
            <w:pPr>
              <w:rPr>
                <w:b w:val="1"/>
                <w:bCs w:val="1"/>
                <w:sz w:val="18"/>
                <w:szCs w:val="18"/>
              </w:rPr>
            </w:pPr>
            <w:r w:rsidDel="00000000" w:rsidR="00000000" w:rsidRPr="00000000">
              <w:rPr>
                <w:rtl w:val="0"/>
              </w:rPr>
            </w:r>
          </w:p>
          <w:p w:rsidR="00000000" w:rsidDel="00000000" w:rsidP="00000000" w:rsidRDefault="00000000" w:rsidRPr="00000000" w14:paraId="00000348">
            <w:pPr>
              <w:rPr>
                <w:sz w:val="18"/>
                <w:szCs w:val="18"/>
              </w:rPr>
            </w:pPr>
            <w:r w:rsidDel="00000000" w:rsidR="00000000" w:rsidRPr="00000000">
              <w:rPr>
                <w:b w:val="1"/>
                <w:bCs w:val="1"/>
                <w:sz w:val="18"/>
                <w:szCs w:val="18"/>
                <w:rtl w:val="0"/>
              </w:rPr>
              <w:t xml:space="preserve">a &amp; b/c;</w:t>
            </w:r>
            <w:r w:rsidDel="00000000" w:rsidR="00000000" w:rsidRPr="00000000">
              <w:rPr>
                <w:sz w:val="18"/>
                <w:szCs w:val="18"/>
                <w:rtl w:val="0"/>
              </w:rPr>
              <w:t xml:space="preserve"> b &amp; a/b/c/d</w:t>
            </w:r>
            <w:r w:rsidDel="00000000" w:rsidR="00000000" w:rsidRPr="00000000">
              <w:rPr>
                <w:b w:val="1"/>
                <w:bCs w:val="1"/>
                <w:sz w:val="18"/>
                <w:szCs w:val="18"/>
                <w:rtl w:val="0"/>
              </w:rPr>
              <w:t xml:space="preserve"> ; c &amp; c/d</w:t>
            </w:r>
            <w:r w:rsidDel="00000000" w:rsidR="00000000" w:rsidRPr="00000000">
              <w:rPr>
                <w:sz w:val="18"/>
                <w:szCs w:val="18"/>
                <w:rtl w:val="0"/>
              </w:rPr>
              <w:t xml:space="preserve"> ;d &amp; c</w:t>
            </w:r>
          </w:p>
        </w:tc>
      </w:tr>
    </w:tbl>
    <w:p w:rsidR="00000000" w:rsidDel="00000000" w:rsidP="00000000" w:rsidRDefault="00000000" w:rsidRPr="00000000" w14:paraId="00000349">
      <w:pPr>
        <w:spacing w:after="240" w:before="240" w:lineRule="auto"/>
        <w:rPr/>
      </w:pPr>
      <w:r w:rsidDel="00000000" w:rsidR="00000000" w:rsidRPr="00000000">
        <w:rPr>
          <w:rtl w:val="0"/>
        </w:rPr>
      </w:r>
    </w:p>
    <w:p w:rsidR="00000000" w:rsidDel="00000000" w:rsidP="00000000" w:rsidRDefault="00000000" w:rsidRPr="00000000" w14:paraId="0000034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jpbxju59cg2"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DDM/FoI_Sports_S</w:t>
      </w: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(A) </w:t>
      </w:r>
      <w:hyperlink w:anchor="kix.q0gj0q1qnidx">
        <w:r w:rsidDel="00000000" w:rsidR="00000000" w:rsidRPr="00000000">
          <w:rPr>
            <w:b w:val="1"/>
            <w:bCs w:val="1"/>
            <w:color w:val="1155cc"/>
            <w:u w:val="single"/>
            <w:rtl w:val="0"/>
          </w:rPr>
          <w:t xml:space="preserve">Revised OE item</w:t>
        </w:r>
      </w:hyperlink>
      <w:r w:rsidDel="00000000" w:rsidR="00000000" w:rsidRPr="00000000">
        <w:rPr>
          <w:rtl w:val="0"/>
        </w:rPr>
        <w:tab/>
        <w:t xml:space="preserve">(B) </w:t>
      </w:r>
      <w:hyperlink w:anchor="kix.2xngqcbxmdvf">
        <w:r w:rsidDel="00000000" w:rsidR="00000000" w:rsidRPr="00000000">
          <w:rPr>
            <w:b w:val="1"/>
            <w:bCs w:val="1"/>
            <w:color w:val="1155cc"/>
            <w:u w:val="single"/>
            <w:rtl w:val="0"/>
          </w:rPr>
          <w:t xml:space="preserve">Revised OE SG</w:t>
        </w:r>
      </w:hyperlink>
      <w:r w:rsidDel="00000000" w:rsidR="00000000" w:rsidRPr="00000000">
        <w:rPr>
          <w:rtl w:val="0"/>
        </w:rPr>
        <w:tab/>
      </w:r>
    </w:p>
    <w:p w:rsidR="00000000" w:rsidDel="00000000" w:rsidP="00000000" w:rsidRDefault="00000000" w:rsidRPr="00000000" w14:paraId="0000034D">
      <w:pPr>
        <w:rPr>
          <w:b w:val="1"/>
          <w:bCs w:val="1"/>
        </w:rPr>
      </w:pPr>
      <w:r w:rsidDel="00000000" w:rsidR="00000000" w:rsidRPr="00000000">
        <w:rPr>
          <w:rtl w:val="0"/>
        </w:rPr>
        <w:t xml:space="preserve">(C) </w:t>
      </w:r>
      <w:hyperlink w:anchor="kix.w64zcv2q59wc">
        <w:r w:rsidDel="00000000" w:rsidR="00000000" w:rsidRPr="00000000">
          <w:rPr>
            <w:b w:val="1"/>
            <w:bCs w:val="1"/>
            <w:color w:val="1155cc"/>
            <w:u w:val="single"/>
            <w:rtl w:val="0"/>
          </w:rPr>
          <w:t xml:space="preserve">Paired Human MC item</w:t>
        </w:r>
      </w:hyperlink>
      <w:r w:rsidDel="00000000" w:rsidR="00000000" w:rsidRPr="00000000">
        <w:rPr>
          <w:b w:val="1"/>
          <w:bCs w:val="1"/>
          <w:rtl w:val="0"/>
        </w:rPr>
        <w:tab/>
      </w:r>
      <w:r w:rsidDel="00000000" w:rsidR="00000000" w:rsidRPr="00000000">
        <w:rPr>
          <w:rtl w:val="0"/>
        </w:rPr>
        <w:t xml:space="preserve">(D) </w:t>
      </w:r>
      <w:hyperlink w:anchor="kix.ci39kl98bh5o">
        <w:r w:rsidDel="00000000" w:rsidR="00000000" w:rsidRPr="00000000">
          <w:rPr>
            <w:b w:val="1"/>
            <w:bCs w:val="1"/>
            <w:color w:val="1155cc"/>
            <w:u w:val="single"/>
            <w:rtl w:val="0"/>
          </w:rPr>
          <w:t xml:space="preserve">Paired Human MC SG</w:t>
        </w:r>
      </w:hyperlink>
      <w:r w:rsidDel="00000000" w:rsidR="00000000" w:rsidRPr="00000000">
        <w:rPr>
          <w:rtl w:val="0"/>
        </w:rPr>
      </w:r>
    </w:p>
    <w:p w:rsidR="00000000" w:rsidDel="00000000" w:rsidP="00000000" w:rsidRDefault="00000000" w:rsidRPr="00000000" w14:paraId="0000034E">
      <w:pPr>
        <w:rPr>
          <w:b w:val="1"/>
          <w:bCs w:val="1"/>
        </w:rPr>
      </w:pPr>
      <w:r w:rsidDel="00000000" w:rsidR="00000000" w:rsidRPr="00000000">
        <w:rPr>
          <w:rtl w:val="0"/>
        </w:rPr>
      </w:r>
    </w:p>
    <w:p w:rsidR="00000000" w:rsidDel="00000000" w:rsidP="00000000" w:rsidRDefault="00000000" w:rsidRPr="00000000" w14:paraId="0000034F">
      <w:pPr>
        <w:rPr>
          <w:b w:val="1"/>
          <w:bCs w:val="1"/>
        </w:rPr>
      </w:pPr>
      <w:r w:rsidDel="00000000" w:rsidR="00000000" w:rsidRPr="00000000">
        <w:rPr>
          <w:rtl w:val="0"/>
        </w:rPr>
      </w:r>
    </w:p>
    <w:bookmarkStart w:colFirst="0" w:colLast="0" w:name="kix.h032fkv9f77u" w:id="25"/>
    <w:bookmarkEnd w:id="25"/>
    <w:p w:rsidR="00000000" w:rsidDel="00000000" w:rsidP="00000000" w:rsidRDefault="00000000" w:rsidRPr="00000000" w14:paraId="00000350">
      <w:pPr>
        <w:rPr>
          <w:b w:val="1"/>
          <w:bCs w:val="1"/>
        </w:rPr>
      </w:pPr>
      <w:r w:rsidDel="00000000" w:rsidR="00000000" w:rsidRPr="00000000">
        <w:rPr>
          <w:b w:val="1"/>
          <w:bCs w:val="1"/>
          <w:rtl w:val="0"/>
        </w:rPr>
        <w:t xml:space="preserve">PlayingSports_Statistical Significance [OE]</w:t>
      </w:r>
    </w:p>
    <w:p w:rsidR="00000000" w:rsidDel="00000000" w:rsidP="00000000" w:rsidRDefault="00000000" w:rsidRPr="00000000" w14:paraId="00000351">
      <w:pPr>
        <w:rPr>
          <w:b w:val="1"/>
          <w:bCs w:val="1"/>
          <w:color w:val="0000ff"/>
        </w:rPr>
      </w:pPr>
      <w:r w:rsidDel="00000000" w:rsidR="00000000" w:rsidRPr="00000000">
        <w:rPr>
          <w:rtl w:val="0"/>
        </w:rPr>
      </w:r>
    </w:p>
    <w:p w:rsidR="00000000" w:rsidDel="00000000" w:rsidP="00000000" w:rsidRDefault="00000000" w:rsidRPr="00000000" w14:paraId="00000352">
      <w:pPr>
        <w:rPr>
          <w:b w:val="1"/>
          <w:bCs w:val="1"/>
          <w:color w:val="0000ff"/>
        </w:rPr>
      </w:pPr>
      <w:r w:rsidDel="00000000" w:rsidR="00000000" w:rsidRPr="00000000">
        <w:rPr>
          <w:b w:val="1"/>
          <w:bCs w:val="1"/>
          <w:color w:val="0000ff"/>
          <w:rtl w:val="0"/>
        </w:rPr>
        <w:t xml:space="preserve">DesignNote:</w:t>
      </w:r>
    </w:p>
    <w:p w:rsidR="00000000" w:rsidDel="00000000" w:rsidP="00000000" w:rsidRDefault="00000000" w:rsidRPr="00000000" w14:paraId="00000353">
      <w:pPr>
        <w:spacing w:after="240" w:before="240" w:lineRule="auto"/>
        <w:rPr>
          <w:color w:val="0000ff"/>
        </w:rPr>
      </w:pPr>
      <w:r w:rsidDel="00000000" w:rsidR="00000000" w:rsidRPr="00000000">
        <w:rPr>
          <w:color w:val="0000ff"/>
          <w:rtl w:val="0"/>
        </w:rPr>
        <w:t xml:space="preserve">This item is designed to measure Formal Inference (FoI), specifically students’ ability to interpret statistical significance when drawing conclusions from empirical findings. In Q1, students are asked to interpret the reported p-value (0.025) from a two-tailed t-test and apply a conventional significance threshold (α = .05) to determine whether the observed $500 salary difference warrants rejecting the null hypothesis. This assesses their understanding of p-values and formal decision rules in hypothesis testing.</w:t>
      </w:r>
    </w:p>
    <w:p w:rsidR="00000000" w:rsidDel="00000000" w:rsidP="00000000" w:rsidRDefault="00000000" w:rsidRPr="00000000" w14:paraId="00000354">
      <w:pPr>
        <w:spacing w:after="240" w:before="240" w:lineRule="auto"/>
        <w:rPr>
          <w:color w:val="0000ff"/>
        </w:rPr>
      </w:pPr>
      <w:r w:rsidDel="00000000" w:rsidR="00000000" w:rsidRPr="00000000">
        <w:rPr>
          <w:color w:val="0000ff"/>
          <w:rtl w:val="0"/>
        </w:rPr>
        <w:t xml:space="preserve">In Q2, students are asked to explain the reasoning behind their choice, allowing evaluation of whether their conclusion is grounded in correct inferential logic. Specifically, responses reveal whether students recognize that statistical significance is determined by the p-value relative to the chosen significance level, rather than by the numerical size of the observed difference alone.</w:t>
      </w:r>
    </w:p>
    <w:bookmarkStart w:colFirst="0" w:colLast="0" w:name="kix.b0tootkhdgvf" w:id="26"/>
    <w:bookmarkEnd w:id="26"/>
    <w:p w:rsidR="00000000" w:rsidDel="00000000" w:rsidP="00000000" w:rsidRDefault="00000000" w:rsidRPr="00000000" w14:paraId="00000355">
      <w:pPr>
        <w:rPr>
          <w:b w:val="1"/>
          <w:bCs w:val="1"/>
        </w:rPr>
      </w:pPr>
      <w:r w:rsidDel="00000000" w:rsidR="00000000" w:rsidRPr="00000000">
        <w:rPr>
          <w:b w:val="1"/>
          <w:bCs w:val="1"/>
          <w:rtl w:val="0"/>
        </w:rPr>
        <w:t xml:space="preserve">PlayingSports_Statistical Significance [OE]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A college sports magazine conducted a study to find out whether students who play sports in college are likely to earn more after college than those who don't. A nationally representative sample of 1,500 former college athletes and 1,500 non-athletes with a college degree was surveyed about their annual salary. Apart from the college sports experience, no other difference existed between the groups. The study found the average annual salary for athletes was $63,000, while for non-athletes it was $62,500. The difference in average salary ($500) produced a p-value of 0.025 from a two-tailed t-test.</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[Q1] Based on this result, is the difference in average salary between athletes and non-athletes statistically significant?</w:t>
      </w:r>
    </w:p>
    <w:p w:rsidR="00000000" w:rsidDel="00000000" w:rsidP="00000000" w:rsidRDefault="00000000" w:rsidRPr="00000000" w14:paraId="0000035A">
      <w:pPr>
        <w:rPr/>
      </w:pPr>
      <w:r w:rsidDel="00000000" w:rsidR="00000000" w:rsidRPr="00000000">
        <w:rPr>
          <w:rtl w:val="0"/>
        </w:rPr>
        <w:t xml:space="preserve">["a. Yes, it is statistically significant",  "b. No, it is not statistically significant", "c. Cannot be determined"]'''</w:t>
      </w:r>
    </w:p>
    <w:p w:rsidR="00000000" w:rsidDel="00000000" w:rsidP="00000000" w:rsidRDefault="00000000" w:rsidRPr="00000000" w14:paraId="0000035B">
      <w:pPr>
        <w:rPr/>
      </w:pPr>
      <w:r w:rsidDel="00000000" w:rsidR="00000000" w:rsidRPr="00000000">
        <w:rPr>
          <w:rtl w:val="0"/>
        </w:rPr>
        <w:t xml:space="preserve">[Q2] Explain the reasoning for your choice above.</w:t>
      </w:r>
    </w:p>
    <w:p w:rsidR="00000000" w:rsidDel="00000000" w:rsidP="00000000" w:rsidRDefault="00000000" w:rsidRPr="00000000" w14:paraId="0000035C">
      <w:pPr>
        <w:rPr/>
      </w:pPr>
      <w:r w:rsidDel="00000000" w:rsidR="00000000" w:rsidRPr="00000000">
        <w:br w:type="page"/>
      </w:r>
      <w:r w:rsidDel="00000000" w:rsidR="00000000" w:rsidRPr="00000000">
        <w:rPr>
          <w:rtl w:val="0"/>
        </w:rPr>
      </w:r>
    </w:p>
    <w:bookmarkStart w:colFirst="0" w:colLast="0" w:name="kix.2xngqcbxmdvf" w:id="27"/>
    <w:bookmarkEnd w:id="27"/>
    <w:p w:rsidR="00000000" w:rsidDel="00000000" w:rsidP="00000000" w:rsidRDefault="00000000" w:rsidRPr="00000000" w14:paraId="0000035D">
      <w:pPr>
        <w:rPr>
          <w:b w:val="1"/>
          <w:bCs w:val="1"/>
        </w:rPr>
      </w:pPr>
      <w:r w:rsidDel="00000000" w:rsidR="00000000" w:rsidRPr="00000000">
        <w:rPr>
          <w:b w:val="1"/>
          <w:bCs w:val="1"/>
          <w:rtl w:val="0"/>
        </w:rPr>
        <w:t xml:space="preserve">PlayingSports_Statistical Significance [OE SG]</w:t>
      </w:r>
    </w:p>
    <w:p w:rsidR="00000000" w:rsidDel="00000000" w:rsidP="00000000" w:rsidRDefault="00000000" w:rsidRPr="00000000" w14:paraId="0000035E">
      <w:pPr>
        <w:rPr/>
      </w:pPr>
      <w:r w:rsidDel="00000000" w:rsidR="00000000" w:rsidRPr="00000000">
        <w:rPr>
          <w:rtl w:val="0"/>
        </w:rPr>
      </w:r>
    </w:p>
    <w:tbl>
      <w:tblPr>
        <w:tblStyle w:val="Table23"/>
        <w:tblW w:w="106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55"/>
        <w:gridCol w:w="1455"/>
        <w:gridCol w:w="4035"/>
        <w:gridCol w:w="4020"/>
        <w:tblGridChange w:id="0">
          <w:tblGrid>
            <w:gridCol w:w="1155"/>
            <w:gridCol w:w="1455"/>
            <w:gridCol w:w="4035"/>
            <w:gridCol w:w="4020"/>
          </w:tblGrid>
        </w:tblGridChange>
      </w:tblGrid>
      <w:tr>
        <w:trPr>
          <w:cantSplit w:val="0"/>
          <w:trHeight w:val="530" w:hRule="atLeast"/>
          <w:tblHeader w:val="0"/>
        </w:trPr>
        <w:tc>
          <w:tcPr/>
          <w:p w:rsidR="00000000" w:rsidDel="00000000" w:rsidP="00000000" w:rsidRDefault="00000000" w:rsidRPr="00000000" w14:paraId="0000035F">
            <w:pPr>
              <w:keepLines w:val="1"/>
              <w:widowControl w:val="0"/>
              <w:spacing w:line="240" w:lineRule="auto"/>
              <w:rPr>
                <w:b w:val="1"/>
                <w:bCs w:val="1"/>
                <w:color w:val="0000ff"/>
                <w:sz w:val="20"/>
                <w:szCs w:val="20"/>
              </w:rPr>
            </w:pPr>
            <w:r w:rsidDel="00000000" w:rsidR="00000000" w:rsidRPr="00000000">
              <w:rPr>
                <w:b w:val="1"/>
                <w:bCs w:val="1"/>
                <w:color w:val="0000ff"/>
                <w:sz w:val="20"/>
                <w:szCs w:val="20"/>
                <w:rtl w:val="0"/>
              </w:rPr>
              <w:t xml:space="preserve">Waypoint</w:t>
            </w:r>
          </w:p>
        </w:tc>
        <w:tc>
          <w:tcPr/>
          <w:p w:rsidR="00000000" w:rsidDel="00000000" w:rsidP="00000000" w:rsidRDefault="00000000" w:rsidRPr="00000000" w14:paraId="00000360">
            <w:pPr>
              <w:keepLines w:val="1"/>
              <w:widowControl w:val="0"/>
              <w:spacing w:line="240" w:lineRule="auto"/>
              <w:rPr>
                <w:b w:val="1"/>
                <w:bCs w:val="1"/>
                <w:color w:val="0000ff"/>
                <w:sz w:val="20"/>
                <w:szCs w:val="20"/>
              </w:rPr>
            </w:pPr>
            <w:r w:rsidDel="00000000" w:rsidR="00000000" w:rsidRPr="00000000">
              <w:rPr>
                <w:b w:val="1"/>
                <w:bCs w:val="1"/>
                <w:color w:val="0000ff"/>
                <w:sz w:val="20"/>
                <w:szCs w:val="20"/>
                <w:rtl w:val="0"/>
              </w:rPr>
              <w:t xml:space="preserve">Q1</w:t>
            </w:r>
          </w:p>
        </w:tc>
        <w:tc>
          <w:tcPr/>
          <w:p w:rsidR="00000000" w:rsidDel="00000000" w:rsidP="00000000" w:rsidRDefault="00000000" w:rsidRPr="00000000" w14:paraId="00000361">
            <w:pPr>
              <w:keepLines w:val="1"/>
              <w:widowControl w:val="0"/>
              <w:spacing w:line="240" w:lineRule="auto"/>
              <w:rPr>
                <w:b w:val="1"/>
                <w:bCs w:val="1"/>
                <w:color w:val="0000ff"/>
                <w:sz w:val="20"/>
                <w:szCs w:val="20"/>
              </w:rPr>
            </w:pPr>
            <w:r w:rsidDel="00000000" w:rsidR="00000000" w:rsidRPr="00000000">
              <w:rPr>
                <w:b w:val="1"/>
                <w:bCs w:val="1"/>
                <w:color w:val="0000ff"/>
                <w:sz w:val="20"/>
                <w:szCs w:val="20"/>
                <w:rtl w:val="0"/>
              </w:rPr>
              <w:t xml:space="preserve">Q2</w:t>
            </w:r>
          </w:p>
        </w:tc>
        <w:tc>
          <w:tcPr/>
          <w:p w:rsidR="00000000" w:rsidDel="00000000" w:rsidP="00000000" w:rsidRDefault="00000000" w:rsidRPr="00000000" w14:paraId="00000362">
            <w:pPr>
              <w:keepLines w:val="1"/>
              <w:widowControl w:val="0"/>
              <w:spacing w:line="240" w:lineRule="auto"/>
              <w:rPr>
                <w:b w:val="1"/>
                <w:bCs w:val="1"/>
                <w:color w:val="0000ff"/>
                <w:sz w:val="20"/>
                <w:szCs w:val="20"/>
              </w:rPr>
            </w:pPr>
            <w:r w:rsidDel="00000000" w:rsidR="00000000" w:rsidRPr="00000000">
              <w:rPr>
                <w:b w:val="1"/>
                <w:bCs w:val="1"/>
                <w:color w:val="0000ff"/>
                <w:sz w:val="20"/>
                <w:szCs w:val="20"/>
                <w:rtl w:val="0"/>
              </w:rPr>
              <w:t xml:space="preserve">Example Answer</w:t>
            </w:r>
          </w:p>
        </w:tc>
      </w:tr>
      <w:tr>
        <w:trPr>
          <w:cantSplit w:val="0"/>
          <w:trHeight w:val="1890" w:hRule="atLeast"/>
          <w:tblHeader w:val="0"/>
        </w:trPr>
        <w:tc>
          <w:tcPr/>
          <w:p w:rsidR="00000000" w:rsidDel="00000000" w:rsidP="00000000" w:rsidRDefault="00000000" w:rsidRPr="00000000" w14:paraId="00000363">
            <w:pPr>
              <w:keepLines w:val="1"/>
              <w:widowControl w:val="0"/>
              <w:spacing w:line="240" w:lineRule="auto"/>
              <w:rPr>
                <w:color w:val="0000ff"/>
                <w:sz w:val="20"/>
                <w:szCs w:val="20"/>
              </w:rPr>
            </w:pPr>
            <w:r w:rsidDel="00000000" w:rsidR="00000000" w:rsidRPr="00000000">
              <w:rPr>
                <w:color w:val="0000ff"/>
                <w:sz w:val="20"/>
                <w:szCs w:val="20"/>
                <w:rtl w:val="0"/>
              </w:rPr>
              <w:t xml:space="preserve">FoI4 </w:t>
            </w:r>
          </w:p>
        </w:tc>
        <w:tc>
          <w:tcPr/>
          <w:p w:rsidR="00000000" w:rsidDel="00000000" w:rsidP="00000000" w:rsidRDefault="00000000" w:rsidRPr="00000000" w14:paraId="00000364">
            <w:pPr>
              <w:keepLines w:val="1"/>
              <w:widowControl w:val="0"/>
              <w:spacing w:line="240" w:lineRule="auto"/>
              <w:rPr>
                <w:color w:val="0000ff"/>
                <w:sz w:val="20"/>
                <w:szCs w:val="20"/>
              </w:rPr>
            </w:pPr>
            <w:r w:rsidDel="00000000" w:rsidR="00000000" w:rsidRPr="00000000">
              <w:rPr>
                <w:color w:val="0000ff"/>
                <w:sz w:val="20"/>
                <w:szCs w:val="20"/>
                <w:rtl w:val="0"/>
              </w:rPr>
              <w:t xml:space="preserve">a. Yes</w:t>
            </w:r>
          </w:p>
        </w:tc>
        <w:tc>
          <w:tcPr/>
          <w:p w:rsidR="00000000" w:rsidDel="00000000" w:rsidP="00000000" w:rsidRDefault="00000000" w:rsidRPr="00000000" w14:paraId="00000365">
            <w:pPr>
              <w:keepLines w:val="1"/>
              <w:widowControl w:val="0"/>
              <w:spacing w:line="240" w:lineRule="auto"/>
              <w:rPr>
                <w:color w:val="0000ff"/>
                <w:sz w:val="20"/>
                <w:szCs w:val="20"/>
              </w:rPr>
            </w:pPr>
            <w:r w:rsidDel="00000000" w:rsidR="00000000" w:rsidRPr="00000000">
              <w:rPr>
                <w:color w:val="0000ff"/>
                <w:sz w:val="20"/>
                <w:szCs w:val="20"/>
                <w:rtl w:val="0"/>
              </w:rPr>
              <w:t xml:space="preserve">Considers the p-value together with the sample size and context. Goes beyond “p &lt; .05” by noting possible inflation of significance with large n or limits of interpretation. Mentions practical importance.</w:t>
            </w:r>
          </w:p>
        </w:tc>
        <w:tc>
          <w:tcPr/>
          <w:p w:rsidR="00000000" w:rsidDel="00000000" w:rsidP="00000000" w:rsidRDefault="00000000" w:rsidRPr="00000000" w14:paraId="00000366">
            <w:pPr>
              <w:keepLines w:val="1"/>
              <w:widowControl w:val="0"/>
              <w:spacing w:line="240" w:lineRule="auto"/>
              <w:rPr>
                <w:color w:val="0000ff"/>
                <w:sz w:val="20"/>
                <w:szCs w:val="20"/>
              </w:rPr>
            </w:pPr>
            <w:r w:rsidDel="00000000" w:rsidR="00000000" w:rsidRPr="00000000">
              <w:rPr>
                <w:color w:val="0000ff"/>
                <w:sz w:val="20"/>
                <w:szCs w:val="20"/>
                <w:rtl w:val="0"/>
              </w:rPr>
              <w:t xml:space="preserve">“Yes. Since p = 0.025 is less than .05, it is statistically significant. However, with 1,500 people per group, even very small differences can come out significant.”, “Yes. Since p = 0.025 is less than .05, it is statistically significant, but we also need to consider effect size and policy context.”</w:t>
            </w:r>
          </w:p>
        </w:tc>
      </w:tr>
      <w:tr>
        <w:trPr>
          <w:cantSplit w:val="0"/>
          <w:trHeight w:val="1575" w:hRule="atLeast"/>
          <w:tblHeader w:val="0"/>
        </w:trPr>
        <w:tc>
          <w:tcPr/>
          <w:p w:rsidR="00000000" w:rsidDel="00000000" w:rsidP="00000000" w:rsidRDefault="00000000" w:rsidRPr="00000000" w14:paraId="00000367">
            <w:pPr>
              <w:keepLines w:val="1"/>
              <w:widowControl w:val="0"/>
              <w:spacing w:line="240" w:lineRule="auto"/>
              <w:rPr>
                <w:color w:val="0000ff"/>
                <w:sz w:val="20"/>
                <w:szCs w:val="20"/>
              </w:rPr>
            </w:pPr>
            <w:r w:rsidDel="00000000" w:rsidR="00000000" w:rsidRPr="00000000">
              <w:rPr>
                <w:color w:val="0000ff"/>
                <w:sz w:val="20"/>
                <w:szCs w:val="20"/>
                <w:rtl w:val="0"/>
              </w:rPr>
              <w:t xml:space="preserve">FoI3S </w:t>
            </w:r>
          </w:p>
        </w:tc>
        <w:tc>
          <w:tcPr/>
          <w:p w:rsidR="00000000" w:rsidDel="00000000" w:rsidP="00000000" w:rsidRDefault="00000000" w:rsidRPr="00000000" w14:paraId="00000368">
            <w:pPr>
              <w:keepLines w:val="1"/>
              <w:widowControl w:val="0"/>
              <w:spacing w:line="240" w:lineRule="auto"/>
              <w:rPr>
                <w:color w:val="0000ff"/>
                <w:sz w:val="20"/>
                <w:szCs w:val="20"/>
              </w:rPr>
            </w:pPr>
            <w:r w:rsidDel="00000000" w:rsidR="00000000" w:rsidRPr="00000000">
              <w:rPr>
                <w:color w:val="0000ff"/>
                <w:sz w:val="20"/>
                <w:szCs w:val="20"/>
                <w:rtl w:val="0"/>
              </w:rPr>
              <w:t xml:space="preserve">a. Yes</w:t>
            </w:r>
          </w:p>
        </w:tc>
        <w:tc>
          <w:tcPr/>
          <w:p w:rsidR="00000000" w:rsidDel="00000000" w:rsidP="00000000" w:rsidRDefault="00000000" w:rsidRPr="00000000" w14:paraId="00000369">
            <w:pPr>
              <w:keepLines w:val="1"/>
              <w:widowControl w:val="0"/>
              <w:spacing w:line="240" w:lineRule="auto"/>
              <w:rPr>
                <w:color w:val="0000ff"/>
                <w:sz w:val="20"/>
                <w:szCs w:val="20"/>
              </w:rPr>
            </w:pPr>
            <w:r w:rsidDel="00000000" w:rsidR="00000000" w:rsidRPr="00000000">
              <w:rPr>
                <w:color w:val="0000ff"/>
                <w:sz w:val="20"/>
                <w:szCs w:val="20"/>
                <w:rtl w:val="0"/>
              </w:rPr>
              <w:t xml:space="preserve">Correct interpretation of the p-value: significance at the 0.05 level (may mention two-tailed test). Focuses only on statistical results; does </w:t>
            </w:r>
            <w:r w:rsidDel="00000000" w:rsidR="00000000" w:rsidRPr="00000000">
              <w:rPr>
                <w:b w:val="1"/>
                <w:bCs w:val="1"/>
                <w:color w:val="0000ff"/>
                <w:sz w:val="20"/>
                <w:szCs w:val="20"/>
                <w:rtl w:val="0"/>
              </w:rPr>
              <w:t xml:space="preserve">not</w:t>
            </w:r>
            <w:r w:rsidDel="00000000" w:rsidR="00000000" w:rsidRPr="00000000">
              <w:rPr>
                <w:color w:val="0000ff"/>
                <w:sz w:val="20"/>
                <w:szCs w:val="20"/>
                <w:rtl w:val="0"/>
              </w:rPr>
              <w:t xml:space="preserve"> address effect size or practical importance.</w:t>
            </w:r>
          </w:p>
        </w:tc>
        <w:tc>
          <w:tcPr/>
          <w:p w:rsidR="00000000" w:rsidDel="00000000" w:rsidP="00000000" w:rsidRDefault="00000000" w:rsidRPr="00000000" w14:paraId="0000036A">
            <w:pPr>
              <w:keepLines w:val="1"/>
              <w:widowControl w:val="0"/>
              <w:spacing w:line="240" w:lineRule="auto"/>
              <w:rPr>
                <w:color w:val="0000ff"/>
                <w:sz w:val="20"/>
                <w:szCs w:val="20"/>
              </w:rPr>
            </w:pPr>
            <w:r w:rsidDel="00000000" w:rsidR="00000000" w:rsidRPr="00000000">
              <w:rPr>
                <w:color w:val="0000ff"/>
                <w:sz w:val="20"/>
                <w:szCs w:val="20"/>
                <w:rtl w:val="0"/>
              </w:rPr>
              <w:t xml:space="preserve">“Yes, because p = 0.025 is less than 0.05, so we reject the null hypothesis of no difference.”</w:t>
            </w:r>
          </w:p>
        </w:tc>
      </w:tr>
      <w:tr>
        <w:trPr>
          <w:cantSplit w:val="0"/>
          <w:trHeight w:val="1530" w:hRule="atLeast"/>
          <w:tblHeader w:val="0"/>
        </w:trPr>
        <w:tc>
          <w:tcPr/>
          <w:p w:rsidR="00000000" w:rsidDel="00000000" w:rsidP="00000000" w:rsidRDefault="00000000" w:rsidRPr="00000000" w14:paraId="0000036B">
            <w:pPr>
              <w:keepLines w:val="1"/>
              <w:widowControl w:val="0"/>
              <w:spacing w:line="240" w:lineRule="auto"/>
              <w:rPr>
                <w:color w:val="0000ff"/>
                <w:sz w:val="20"/>
                <w:szCs w:val="20"/>
              </w:rPr>
            </w:pPr>
            <w:r w:rsidDel="00000000" w:rsidR="00000000" w:rsidRPr="00000000">
              <w:rPr>
                <w:color w:val="0000ff"/>
                <w:sz w:val="20"/>
                <w:szCs w:val="20"/>
                <w:rtl w:val="0"/>
              </w:rPr>
              <w:t xml:space="preserve">FoI3S</w:t>
            </w:r>
          </w:p>
        </w:tc>
        <w:tc>
          <w:tcPr/>
          <w:p w:rsidR="00000000" w:rsidDel="00000000" w:rsidP="00000000" w:rsidRDefault="00000000" w:rsidRPr="00000000" w14:paraId="0000036C">
            <w:pPr>
              <w:keepLines w:val="1"/>
              <w:widowControl w:val="0"/>
              <w:spacing w:line="240" w:lineRule="auto"/>
              <w:rPr>
                <w:color w:val="0000ff"/>
                <w:sz w:val="20"/>
                <w:szCs w:val="20"/>
              </w:rPr>
            </w:pPr>
            <w:r w:rsidDel="00000000" w:rsidR="00000000" w:rsidRPr="00000000">
              <w:rPr>
                <w:color w:val="0000ff"/>
                <w:sz w:val="20"/>
                <w:szCs w:val="20"/>
                <w:rtl w:val="0"/>
              </w:rPr>
              <w:t xml:space="preserve">b. No or c. Cannot be determined</w:t>
            </w:r>
          </w:p>
        </w:tc>
        <w:tc>
          <w:tcPr/>
          <w:p w:rsidR="00000000" w:rsidDel="00000000" w:rsidP="00000000" w:rsidRDefault="00000000" w:rsidRPr="00000000" w14:paraId="0000036D">
            <w:pPr>
              <w:keepLines w:val="1"/>
              <w:widowControl w:val="0"/>
              <w:spacing w:line="240" w:lineRule="auto"/>
              <w:rPr>
                <w:color w:val="0000ff"/>
                <w:sz w:val="20"/>
                <w:szCs w:val="20"/>
              </w:rPr>
            </w:pPr>
            <w:r w:rsidDel="00000000" w:rsidR="00000000" w:rsidRPr="00000000">
              <w:rPr>
                <w:color w:val="0000ff"/>
                <w:sz w:val="20"/>
                <w:szCs w:val="20"/>
                <w:rtl w:val="0"/>
              </w:rPr>
              <w:t xml:space="preserve">Provides an explicit, logically consistent rationale for saying “not significant,” e.g., adopting α = 0.01. Shows a correct understanding of p-values but applies a stricter threshold.</w:t>
            </w:r>
          </w:p>
        </w:tc>
        <w:tc>
          <w:tcPr/>
          <w:p w:rsidR="00000000" w:rsidDel="00000000" w:rsidP="00000000" w:rsidRDefault="00000000" w:rsidRPr="00000000" w14:paraId="0000036E">
            <w:pPr>
              <w:keepLines w:val="1"/>
              <w:widowControl w:val="0"/>
              <w:spacing w:line="240" w:lineRule="auto"/>
              <w:rPr>
                <w:color w:val="0000ff"/>
                <w:sz w:val="20"/>
                <w:szCs w:val="20"/>
              </w:rPr>
            </w:pPr>
            <w:r w:rsidDel="00000000" w:rsidR="00000000" w:rsidRPr="00000000">
              <w:rPr>
                <w:color w:val="0000ff"/>
                <w:sz w:val="20"/>
                <w:szCs w:val="20"/>
                <w:rtl w:val="0"/>
              </w:rPr>
              <w:t xml:space="preserve">“No. I use α = 0.01 as my standard. Since p = 0.025 &gt; 0.01, the difference is not statistically significant.”</w:t>
            </w:r>
          </w:p>
        </w:tc>
      </w:tr>
      <w:tr>
        <w:trPr>
          <w:cantSplit w:val="0"/>
          <w:trHeight w:val="1665" w:hRule="atLeast"/>
          <w:tblHeader w:val="0"/>
        </w:trPr>
        <w:tc>
          <w:tcPr/>
          <w:p w:rsidR="00000000" w:rsidDel="00000000" w:rsidP="00000000" w:rsidRDefault="00000000" w:rsidRPr="00000000" w14:paraId="0000036F">
            <w:pPr>
              <w:keepLines w:val="1"/>
              <w:widowControl w:val="0"/>
              <w:spacing w:line="240" w:lineRule="auto"/>
              <w:rPr>
                <w:color w:val="0000ff"/>
                <w:sz w:val="20"/>
                <w:szCs w:val="20"/>
              </w:rPr>
            </w:pPr>
            <w:r w:rsidDel="00000000" w:rsidR="00000000" w:rsidRPr="00000000">
              <w:rPr>
                <w:color w:val="0000ff"/>
                <w:sz w:val="20"/>
                <w:szCs w:val="20"/>
                <w:rtl w:val="0"/>
              </w:rPr>
              <w:t xml:space="preserve">FoI2S</w:t>
            </w:r>
          </w:p>
        </w:tc>
        <w:tc>
          <w:tcPr/>
          <w:p w:rsidR="00000000" w:rsidDel="00000000" w:rsidP="00000000" w:rsidRDefault="00000000" w:rsidRPr="00000000" w14:paraId="00000370">
            <w:pPr>
              <w:keepLines w:val="1"/>
              <w:widowControl w:val="0"/>
              <w:spacing w:line="240" w:lineRule="auto"/>
              <w:rPr>
                <w:color w:val="0000ff"/>
                <w:sz w:val="20"/>
                <w:szCs w:val="20"/>
              </w:rPr>
            </w:pPr>
            <w:r w:rsidDel="00000000" w:rsidR="00000000" w:rsidRPr="00000000">
              <w:rPr>
                <w:color w:val="0000ff"/>
                <w:sz w:val="20"/>
                <w:szCs w:val="20"/>
                <w:rtl w:val="0"/>
              </w:rPr>
              <w:t xml:space="preserve">a. Yes or b. No</w:t>
            </w:r>
          </w:p>
        </w:tc>
        <w:tc>
          <w:tcPr/>
          <w:p w:rsidR="00000000" w:rsidDel="00000000" w:rsidP="00000000" w:rsidRDefault="00000000" w:rsidRPr="00000000" w14:paraId="00000371">
            <w:pPr>
              <w:keepLines w:val="1"/>
              <w:widowControl w:val="0"/>
              <w:spacing w:line="240" w:lineRule="auto"/>
              <w:rPr>
                <w:color w:val="0000ff"/>
                <w:sz w:val="20"/>
                <w:szCs w:val="20"/>
              </w:rPr>
            </w:pPr>
            <w:commentRangeStart w:id="3"/>
            <w:commentRangeStart w:id="4"/>
            <w:r w:rsidDel="00000000" w:rsidR="00000000" w:rsidRPr="00000000">
              <w:rPr>
                <w:color w:val="0000ff"/>
                <w:sz w:val="20"/>
                <w:szCs w:val="20"/>
                <w:rtl w:val="0"/>
              </w:rPr>
              <w:t xml:space="preserve">Misinterprets the p-value or test logic (e.g., treating p = 0.025 as a 97.5% chance the claim is true, or equating p &lt; .05 with a “large” difference). Shows procedural recall but flawed reasoning.</w:t>
            </w:r>
          </w:p>
        </w:tc>
        <w:tc>
          <w:tcPr/>
          <w:p w:rsidR="00000000" w:rsidDel="00000000" w:rsidP="00000000" w:rsidRDefault="00000000" w:rsidRPr="00000000" w14:paraId="00000372">
            <w:pPr>
              <w:keepLines w:val="1"/>
              <w:widowControl w:val="0"/>
              <w:spacing w:line="240" w:lineRule="auto"/>
              <w:rPr>
                <w:color w:val="0000ff"/>
                <w:sz w:val="20"/>
                <w:szCs w:val="20"/>
              </w:rPr>
            </w:pPr>
            <w:r w:rsidDel="00000000" w:rsidR="00000000" w:rsidRPr="00000000">
              <w:rPr>
                <w:color w:val="0000ff"/>
                <w:sz w:val="20"/>
                <w:szCs w:val="20"/>
                <w:rtl w:val="0"/>
              </w:rPr>
              <w:t xml:space="preserve">“Yes, because p = 0.025 means there’s a 97.5% probability that athletes earn more than non-athletes.”</w:t>
            </w:r>
          </w:p>
        </w:tc>
      </w:tr>
      <w:tr>
        <w:trPr>
          <w:cantSplit w:val="0"/>
          <w:trHeight w:val="1215" w:hRule="atLeast"/>
          <w:tblHeader w:val="0"/>
        </w:trPr>
        <w:tc>
          <w:tcPr/>
          <w:p w:rsidR="00000000" w:rsidDel="00000000" w:rsidP="00000000" w:rsidRDefault="00000000" w:rsidRPr="00000000" w14:paraId="00000373">
            <w:pPr>
              <w:keepLines w:val="1"/>
              <w:widowControl w:val="0"/>
              <w:spacing w:line="240" w:lineRule="auto"/>
              <w:rPr>
                <w:color w:val="0000ff"/>
                <w:sz w:val="20"/>
                <w:szCs w:val="20"/>
              </w:rPr>
            </w:pPr>
            <w:commentRangeEnd w:id="3"/>
            <w:r w:rsidDel="00000000" w:rsidR="00000000" w:rsidRPr="00000000">
              <w:commentReference w:id="3"/>
            </w:r>
            <w:commentRangeEnd w:id="4"/>
            <w:r w:rsidDel="00000000" w:rsidR="00000000" w:rsidRPr="00000000">
              <w:commentReference w:id="4"/>
            </w:r>
            <w:r w:rsidDel="00000000" w:rsidR="00000000" w:rsidRPr="00000000">
              <w:rPr>
                <w:color w:val="0000ff"/>
                <w:sz w:val="20"/>
                <w:szCs w:val="20"/>
                <w:rtl w:val="0"/>
              </w:rPr>
              <w:t xml:space="preserve">FoI1</w:t>
            </w:r>
          </w:p>
        </w:tc>
        <w:tc>
          <w:tcPr/>
          <w:p w:rsidR="00000000" w:rsidDel="00000000" w:rsidP="00000000" w:rsidRDefault="00000000" w:rsidRPr="00000000" w14:paraId="00000374">
            <w:pPr>
              <w:keepLines w:val="1"/>
              <w:widowControl w:val="0"/>
              <w:spacing w:line="240" w:lineRule="auto"/>
              <w:rPr>
                <w:color w:val="0000ff"/>
                <w:sz w:val="20"/>
                <w:szCs w:val="20"/>
              </w:rPr>
            </w:pPr>
            <w:r w:rsidDel="00000000" w:rsidR="00000000" w:rsidRPr="00000000">
              <w:rPr>
                <w:color w:val="0000ff"/>
                <w:sz w:val="20"/>
                <w:szCs w:val="20"/>
                <w:rtl w:val="0"/>
              </w:rPr>
              <w:t xml:space="preserve">a. Yes or b. No or c. Cannot be determined</w:t>
            </w:r>
          </w:p>
        </w:tc>
        <w:tc>
          <w:tcPr/>
          <w:p w:rsidR="00000000" w:rsidDel="00000000" w:rsidP="00000000" w:rsidRDefault="00000000" w:rsidRPr="00000000" w14:paraId="00000375">
            <w:pPr>
              <w:keepLines w:val="1"/>
              <w:widowControl w:val="0"/>
              <w:spacing w:line="240" w:lineRule="auto"/>
              <w:rPr>
                <w:color w:val="0000ff"/>
                <w:sz w:val="20"/>
                <w:szCs w:val="20"/>
              </w:rPr>
            </w:pPr>
            <w:r w:rsidDel="00000000" w:rsidR="00000000" w:rsidRPr="00000000">
              <w:rPr>
                <w:color w:val="0000ff"/>
                <w:sz w:val="20"/>
                <w:szCs w:val="20"/>
                <w:rtl w:val="0"/>
              </w:rPr>
              <w:t xml:space="preserve">Judgment based only on the subjective magnitude of the difference, with no statistical reasoning.</w:t>
            </w:r>
          </w:p>
        </w:tc>
        <w:tc>
          <w:tcPr/>
          <w:p w:rsidR="00000000" w:rsidDel="00000000" w:rsidP="00000000" w:rsidRDefault="00000000" w:rsidRPr="00000000" w14:paraId="00000376">
            <w:pPr>
              <w:keepLines w:val="1"/>
              <w:widowControl w:val="0"/>
              <w:spacing w:line="240" w:lineRule="auto"/>
              <w:rPr>
                <w:color w:val="0000ff"/>
                <w:sz w:val="20"/>
                <w:szCs w:val="20"/>
              </w:rPr>
            </w:pPr>
            <w:r w:rsidDel="00000000" w:rsidR="00000000" w:rsidRPr="00000000">
              <w:rPr>
                <w:color w:val="0000ff"/>
                <w:sz w:val="20"/>
                <w:szCs w:val="20"/>
                <w:rtl w:val="0"/>
              </w:rPr>
              <w:t xml:space="preserve">“No, because $500 is small, so it’s not significant.”, “Yes, because $500 is a big difference, so it must be significant.”</w:t>
            </w:r>
          </w:p>
        </w:tc>
      </w:tr>
      <w:tr>
        <w:trPr>
          <w:cantSplit w:val="0"/>
          <w:trHeight w:val="1130" w:hRule="atLeast"/>
          <w:tblHeader w:val="0"/>
        </w:trPr>
        <w:tc>
          <w:tcPr/>
          <w:p w:rsidR="00000000" w:rsidDel="00000000" w:rsidP="00000000" w:rsidRDefault="00000000" w:rsidRPr="00000000" w14:paraId="00000377">
            <w:pPr>
              <w:keepLines w:val="1"/>
              <w:widowControl w:val="0"/>
              <w:spacing w:line="240" w:lineRule="auto"/>
              <w:rPr>
                <w:color w:val="0000ff"/>
                <w:sz w:val="20"/>
                <w:szCs w:val="20"/>
              </w:rPr>
            </w:pPr>
            <w:r w:rsidDel="00000000" w:rsidR="00000000" w:rsidRPr="00000000">
              <w:rPr>
                <w:color w:val="0000ff"/>
                <w:sz w:val="20"/>
                <w:szCs w:val="20"/>
                <w:rtl w:val="0"/>
              </w:rPr>
              <w:t xml:space="preserve">FoI0</w:t>
            </w:r>
          </w:p>
        </w:tc>
        <w:tc>
          <w:tcPr/>
          <w:p w:rsidR="00000000" w:rsidDel="00000000" w:rsidP="00000000" w:rsidRDefault="00000000" w:rsidRPr="00000000" w14:paraId="00000378">
            <w:pPr>
              <w:keepLines w:val="1"/>
              <w:widowControl w:val="0"/>
              <w:spacing w:line="240" w:lineRule="auto"/>
              <w:rPr>
                <w:color w:val="0000ff"/>
                <w:sz w:val="20"/>
                <w:szCs w:val="20"/>
              </w:rPr>
            </w:pPr>
            <w:r w:rsidDel="00000000" w:rsidR="00000000" w:rsidRPr="00000000">
              <w:rPr>
                <w:color w:val="0000ff"/>
                <w:sz w:val="20"/>
                <w:szCs w:val="20"/>
                <w:rtl w:val="0"/>
              </w:rPr>
              <w:t xml:space="preserve">a. Yes or b. No or c. Cannot be determined</w:t>
            </w:r>
          </w:p>
        </w:tc>
        <w:tc>
          <w:tcPr/>
          <w:p w:rsidR="00000000" w:rsidDel="00000000" w:rsidP="00000000" w:rsidRDefault="00000000" w:rsidRPr="00000000" w14:paraId="00000379">
            <w:pPr>
              <w:keepLines w:val="1"/>
              <w:widowControl w:val="0"/>
              <w:spacing w:line="240" w:lineRule="auto"/>
              <w:rPr>
                <w:color w:val="0000ff"/>
                <w:sz w:val="20"/>
                <w:szCs w:val="20"/>
              </w:rPr>
            </w:pPr>
            <w:r w:rsidDel="00000000" w:rsidR="00000000" w:rsidRPr="00000000">
              <w:rPr>
                <w:color w:val="0000ff"/>
                <w:sz w:val="20"/>
                <w:szCs w:val="20"/>
                <w:rtl w:val="0"/>
              </w:rPr>
              <w:t xml:space="preserve">—</w:t>
            </w:r>
          </w:p>
        </w:tc>
        <w:tc>
          <w:tcPr/>
          <w:p w:rsidR="00000000" w:rsidDel="00000000" w:rsidP="00000000" w:rsidRDefault="00000000" w:rsidRPr="00000000" w14:paraId="0000037A">
            <w:pPr>
              <w:keepLines w:val="1"/>
              <w:widowControl w:val="0"/>
              <w:spacing w:line="240" w:lineRule="auto"/>
              <w:rPr>
                <w:color w:val="0000ff"/>
                <w:sz w:val="20"/>
                <w:szCs w:val="20"/>
              </w:rPr>
            </w:pPr>
            <w:r w:rsidDel="00000000" w:rsidR="00000000" w:rsidRPr="00000000">
              <w:rPr>
                <w:color w:val="0000ff"/>
                <w:sz w:val="20"/>
                <w:szCs w:val="20"/>
                <w:rtl w:val="0"/>
              </w:rPr>
              <w:t xml:space="preserve">“I don’t know.”</w:t>
            </w:r>
          </w:p>
        </w:tc>
      </w:tr>
    </w:tbl>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b w:val="1"/>
          <w:bCs w:val="1"/>
        </w:rPr>
      </w:pPr>
      <w:r w:rsidDel="00000000" w:rsidR="00000000" w:rsidRPr="00000000">
        <w:br w:type="page"/>
      </w:r>
      <w:r w:rsidDel="00000000" w:rsidR="00000000" w:rsidRPr="00000000">
        <w:rPr>
          <w:rtl w:val="0"/>
        </w:rPr>
      </w:r>
    </w:p>
    <w:bookmarkStart w:colFirst="0" w:colLast="0" w:name="kix.w64zcv2q59wc" w:id="28"/>
    <w:bookmarkEnd w:id="28"/>
    <w:p w:rsidR="00000000" w:rsidDel="00000000" w:rsidP="00000000" w:rsidRDefault="00000000" w:rsidRPr="00000000" w14:paraId="00000381">
      <w:pPr>
        <w:rPr>
          <w:b w:val="1"/>
          <w:bCs w:val="1"/>
        </w:rPr>
      </w:pPr>
      <w:r w:rsidDel="00000000" w:rsidR="00000000" w:rsidRPr="00000000">
        <w:rPr>
          <w:b w:val="1"/>
          <w:bCs w:val="1"/>
          <w:rtl w:val="0"/>
        </w:rPr>
        <w:t xml:space="preserve">PlayingSports_Statistical Significance [HUMAN MC]</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A college sports magazine conducted a study to find out whether students who play sports in college are likely to earn more after college than those who don't. A nationally representative sample of 1,500 former college athletes and 1,500 non-athletes with a college degree was surveyed about their annual salary. Apart from the college sports experience, no other difference existed between the groups. The study found the average annual salary for athletes was $63,000, while for non-athletes it was $62,500. The difference in average salary ($500) produced a p-value of 0.025 from a two-tailed t-test.</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[Q1] Based on this result, is the difference in average salary between athletes and non-athletes statistically significant?</w:t>
      </w:r>
    </w:p>
    <w:p w:rsidR="00000000" w:rsidDel="00000000" w:rsidP="00000000" w:rsidRDefault="00000000" w:rsidRPr="00000000" w14:paraId="00000386">
      <w:pPr>
        <w:rPr/>
      </w:pPr>
      <w:r w:rsidDel="00000000" w:rsidR="00000000" w:rsidRPr="00000000">
        <w:rPr>
          <w:rtl w:val="0"/>
        </w:rPr>
        <w:t xml:space="preserve">["a. Yes, it is statistically significant",  "b. No, it is not statistically significant", "c. Cannot be determined"]'''</w:t>
      </w:r>
    </w:p>
    <w:p w:rsidR="00000000" w:rsidDel="00000000" w:rsidP="00000000" w:rsidRDefault="00000000" w:rsidRPr="00000000" w14:paraId="00000387">
      <w:pPr>
        <w:rPr>
          <w:color w:val="0000ff"/>
        </w:rPr>
      </w:pPr>
      <w:r w:rsidDel="00000000" w:rsidR="00000000" w:rsidRPr="00000000">
        <w:rPr>
          <w:rtl w:val="0"/>
        </w:rPr>
      </w:r>
    </w:p>
    <w:p w:rsidR="00000000" w:rsidDel="00000000" w:rsidP="00000000" w:rsidRDefault="00000000" w:rsidRPr="00000000" w14:paraId="00000388">
      <w:pPr>
        <w:rPr>
          <w:b w:val="1"/>
          <w:bCs w:val="1"/>
          <w:color w:val="0000ff"/>
        </w:rPr>
      </w:pPr>
      <w:r w:rsidDel="00000000" w:rsidR="00000000" w:rsidRPr="00000000">
        <w:rPr>
          <w:b w:val="1"/>
          <w:bCs w:val="1"/>
          <w:color w:val="0000ff"/>
          <w:rtl w:val="0"/>
        </w:rPr>
        <w:t xml:space="preserve">Shown only if the student answers a. Yes in Q1</w:t>
      </w:r>
    </w:p>
    <w:p w:rsidR="00000000" w:rsidDel="00000000" w:rsidP="00000000" w:rsidRDefault="00000000" w:rsidRPr="00000000" w14:paraId="00000389">
      <w:pPr>
        <w:rPr>
          <w:color w:val="0000ff"/>
        </w:rPr>
      </w:pPr>
      <w:r w:rsidDel="00000000" w:rsidR="00000000" w:rsidRPr="00000000">
        <w:rPr>
          <w:color w:val="0000ff"/>
          <w:rtl w:val="0"/>
        </w:rPr>
        <w:t xml:space="preserve">[Q2-a] Select the best explanation for your choice.  </w:t>
      </w:r>
    </w:p>
    <w:p w:rsidR="00000000" w:rsidDel="00000000" w:rsidP="00000000" w:rsidRDefault="00000000" w:rsidRPr="00000000" w14:paraId="0000038A">
      <w:pPr>
        <w:rPr>
          <w:color w:val="0000ff"/>
        </w:rPr>
      </w:pPr>
      <w:r w:rsidDel="00000000" w:rsidR="00000000" w:rsidRPr="00000000">
        <w:rPr>
          <w:color w:val="0000ff"/>
          <w:rtl w:val="0"/>
        </w:rPr>
        <w:t xml:space="preserve">a. The difference is statistically significant because athletes earn $500 more on average than non-athletes.  </w:t>
      </w:r>
    </w:p>
    <w:p w:rsidR="00000000" w:rsidDel="00000000" w:rsidP="00000000" w:rsidRDefault="00000000" w:rsidRPr="00000000" w14:paraId="0000038B">
      <w:pPr>
        <w:rPr>
          <w:color w:val="0000ff"/>
        </w:rPr>
      </w:pPr>
      <w:r w:rsidDel="00000000" w:rsidR="00000000" w:rsidRPr="00000000">
        <w:rPr>
          <w:color w:val="0000ff"/>
          <w:rtl w:val="0"/>
        </w:rPr>
        <w:t xml:space="preserve">b. The p-value (0.025) is less than 0.05, so we reject the null hypothesis of no difference.  </w:t>
      </w:r>
    </w:p>
    <w:p w:rsidR="00000000" w:rsidDel="00000000" w:rsidP="00000000" w:rsidRDefault="00000000" w:rsidRPr="00000000" w14:paraId="0000038C">
      <w:pPr>
        <w:rPr>
          <w:color w:val="0000ff"/>
        </w:rPr>
      </w:pPr>
      <w:r w:rsidDel="00000000" w:rsidR="00000000" w:rsidRPr="00000000">
        <w:rPr>
          <w:color w:val="0000ff"/>
          <w:rtl w:val="0"/>
        </w:rPr>
        <w:t xml:space="preserve">c. The $500 difference is large enough to count as statistically significant.</w:t>
      </w:r>
    </w:p>
    <w:p w:rsidR="00000000" w:rsidDel="00000000" w:rsidP="00000000" w:rsidRDefault="00000000" w:rsidRPr="00000000" w14:paraId="0000038D">
      <w:pPr>
        <w:rPr>
          <w:color w:val="0000ff"/>
        </w:rPr>
      </w:pPr>
      <w:r w:rsidDel="00000000" w:rsidR="00000000" w:rsidRPr="00000000">
        <w:rPr>
          <w:color w:val="0000ff"/>
          <w:rtl w:val="0"/>
        </w:rPr>
        <w:t xml:space="preserve">d. The p-value (0.025) means there is a 97.5% chance that athletes truly earn more.  </w:t>
      </w:r>
    </w:p>
    <w:p w:rsidR="00000000" w:rsidDel="00000000" w:rsidP="00000000" w:rsidRDefault="00000000" w:rsidRPr="00000000" w14:paraId="0000038E">
      <w:pPr>
        <w:rPr>
          <w:color w:val="0000ff"/>
        </w:rPr>
      </w:pPr>
      <w:r w:rsidDel="00000000" w:rsidR="00000000" w:rsidRPr="00000000">
        <w:rPr>
          <w:color w:val="0000ff"/>
          <w:rtl w:val="0"/>
        </w:rPr>
        <w:t xml:space="preserve">e. The sample is large, so any observed difference is real.</w:t>
      </w:r>
    </w:p>
    <w:p w:rsidR="00000000" w:rsidDel="00000000" w:rsidP="00000000" w:rsidRDefault="00000000" w:rsidRPr="00000000" w14:paraId="0000038F">
      <w:pPr>
        <w:rPr>
          <w:color w:val="0000ff"/>
        </w:rPr>
      </w:pPr>
      <w:r w:rsidDel="00000000" w:rsidR="00000000" w:rsidRPr="00000000">
        <w:rPr>
          <w:rtl w:val="0"/>
        </w:rPr>
      </w:r>
    </w:p>
    <w:p w:rsidR="00000000" w:rsidDel="00000000" w:rsidP="00000000" w:rsidRDefault="00000000" w:rsidRPr="00000000" w14:paraId="00000390">
      <w:pPr>
        <w:rPr>
          <w:b w:val="1"/>
          <w:bCs w:val="1"/>
          <w:color w:val="0000ff"/>
        </w:rPr>
      </w:pPr>
      <w:r w:rsidDel="00000000" w:rsidR="00000000" w:rsidRPr="00000000">
        <w:rPr>
          <w:b w:val="1"/>
          <w:bCs w:val="1"/>
          <w:color w:val="0000ff"/>
          <w:rtl w:val="0"/>
        </w:rPr>
        <w:t xml:space="preserve">Shown only if the student answers b. No in Q1</w:t>
      </w:r>
    </w:p>
    <w:p w:rsidR="00000000" w:rsidDel="00000000" w:rsidP="00000000" w:rsidRDefault="00000000" w:rsidRPr="00000000" w14:paraId="00000391">
      <w:pPr>
        <w:rPr>
          <w:color w:val="0000ff"/>
        </w:rPr>
      </w:pPr>
      <w:r w:rsidDel="00000000" w:rsidR="00000000" w:rsidRPr="00000000">
        <w:rPr>
          <w:color w:val="0000ff"/>
          <w:rtl w:val="0"/>
        </w:rPr>
        <w:t xml:space="preserve">[Q2-b] Select the best explanation for your choice.  </w:t>
      </w:r>
    </w:p>
    <w:p w:rsidR="00000000" w:rsidDel="00000000" w:rsidP="00000000" w:rsidRDefault="00000000" w:rsidRPr="00000000" w14:paraId="00000392">
      <w:pPr>
        <w:rPr>
          <w:color w:val="0000ff"/>
        </w:rPr>
      </w:pPr>
      <w:r w:rsidDel="00000000" w:rsidR="00000000" w:rsidRPr="00000000">
        <w:rPr>
          <w:color w:val="0000ff"/>
          <w:rtl w:val="0"/>
        </w:rPr>
        <w:t xml:space="preserve">a. The difference is not statistically significant because $500 is too small to count as significant.  </w:t>
      </w:r>
    </w:p>
    <w:p w:rsidR="00000000" w:rsidDel="00000000" w:rsidP="00000000" w:rsidRDefault="00000000" w:rsidRPr="00000000" w14:paraId="00000393">
      <w:pPr>
        <w:rPr>
          <w:color w:val="0000ff"/>
        </w:rPr>
      </w:pPr>
      <w:r w:rsidDel="00000000" w:rsidR="00000000" w:rsidRPr="00000000">
        <w:rPr>
          <w:color w:val="0000ff"/>
          <w:rtl w:val="0"/>
        </w:rPr>
        <w:t xml:space="preserve">b. The two average salaries are too close together to be statistically significant.</w:t>
      </w:r>
    </w:p>
    <w:p w:rsidR="00000000" w:rsidDel="00000000" w:rsidP="00000000" w:rsidRDefault="00000000" w:rsidRPr="00000000" w14:paraId="00000394">
      <w:pPr>
        <w:rPr>
          <w:color w:val="0000ff"/>
        </w:rPr>
      </w:pPr>
      <w:r w:rsidDel="00000000" w:rsidR="00000000" w:rsidRPr="00000000">
        <w:rPr>
          <w:color w:val="0000ff"/>
          <w:rtl w:val="0"/>
        </w:rPr>
        <w:t xml:space="preserve">c. The difference is not statistically significant because a statistically significant result would have to prove causation.  </w:t>
      </w:r>
    </w:p>
    <w:p w:rsidR="00000000" w:rsidDel="00000000" w:rsidP="00000000" w:rsidRDefault="00000000" w:rsidRPr="00000000" w14:paraId="00000395">
      <w:pPr>
        <w:rPr>
          <w:color w:val="0000ff"/>
        </w:rPr>
      </w:pPr>
      <w:r w:rsidDel="00000000" w:rsidR="00000000" w:rsidRPr="00000000">
        <w:rPr>
          <w:color w:val="0000ff"/>
          <w:rtl w:val="0"/>
        </w:rPr>
        <w:t xml:space="preserve">d. The difference is not statistically significant because the p-value is below the significance level.</w:t>
      </w:r>
    </w:p>
    <w:p w:rsidR="00000000" w:rsidDel="00000000" w:rsidP="00000000" w:rsidRDefault="00000000" w:rsidRPr="00000000" w14:paraId="00000396">
      <w:pPr>
        <w:rPr>
          <w:color w:val="0000ff"/>
        </w:rPr>
      </w:pPr>
      <w:r w:rsidDel="00000000" w:rsidR="00000000" w:rsidRPr="00000000">
        <w:rPr>
          <w:color w:val="0000ff"/>
          <w:rtl w:val="0"/>
        </w:rPr>
        <w:t xml:space="preserve">e. I would use a 0.01 rule, and 0.025 is not small enough for that.</w:t>
      </w:r>
    </w:p>
    <w:p w:rsidR="00000000" w:rsidDel="00000000" w:rsidP="00000000" w:rsidRDefault="00000000" w:rsidRPr="00000000" w14:paraId="00000397">
      <w:pPr>
        <w:rPr>
          <w:color w:val="0000ff"/>
        </w:rPr>
      </w:pPr>
      <w:r w:rsidDel="00000000" w:rsidR="00000000" w:rsidRPr="00000000">
        <w:rPr>
          <w:rtl w:val="0"/>
        </w:rPr>
      </w:r>
    </w:p>
    <w:p w:rsidR="00000000" w:rsidDel="00000000" w:rsidP="00000000" w:rsidRDefault="00000000" w:rsidRPr="00000000" w14:paraId="00000398">
      <w:pPr>
        <w:rPr>
          <w:b w:val="1"/>
          <w:bCs w:val="1"/>
          <w:color w:val="0000ff"/>
        </w:rPr>
      </w:pPr>
      <w:r w:rsidDel="00000000" w:rsidR="00000000" w:rsidRPr="00000000">
        <w:rPr>
          <w:b w:val="1"/>
          <w:bCs w:val="1"/>
          <w:color w:val="0000ff"/>
          <w:rtl w:val="0"/>
        </w:rPr>
        <w:t xml:space="preserve">Shown only if the student answers c. Cannot be determined in Q1</w:t>
      </w:r>
    </w:p>
    <w:p w:rsidR="00000000" w:rsidDel="00000000" w:rsidP="00000000" w:rsidRDefault="00000000" w:rsidRPr="00000000" w14:paraId="00000399">
      <w:pPr>
        <w:rPr>
          <w:color w:val="0000ff"/>
        </w:rPr>
      </w:pPr>
      <w:r w:rsidDel="00000000" w:rsidR="00000000" w:rsidRPr="00000000">
        <w:rPr>
          <w:color w:val="0000ff"/>
          <w:rtl w:val="0"/>
        </w:rPr>
        <w:t xml:space="preserve">[Q2-c] Select the best explanation for your choice.  </w:t>
      </w:r>
    </w:p>
    <w:p w:rsidR="00000000" w:rsidDel="00000000" w:rsidP="00000000" w:rsidRDefault="00000000" w:rsidRPr="00000000" w14:paraId="0000039A">
      <w:pPr>
        <w:rPr>
          <w:color w:val="0000ff"/>
        </w:rPr>
      </w:pPr>
      <w:r w:rsidDel="00000000" w:rsidR="00000000" w:rsidRPr="00000000">
        <w:rPr>
          <w:color w:val="0000ff"/>
          <w:rtl w:val="0"/>
        </w:rPr>
        <w:t xml:space="preserve">a. The item does not say what criteria should be used for statistical significance, so the answer depends on the rule used.</w:t>
      </w:r>
    </w:p>
    <w:p w:rsidR="00000000" w:rsidDel="00000000" w:rsidP="00000000" w:rsidRDefault="00000000" w:rsidRPr="00000000" w14:paraId="0000039B">
      <w:pPr>
        <w:rPr>
          <w:color w:val="0000ff"/>
        </w:rPr>
      </w:pPr>
      <w:r w:rsidDel="00000000" w:rsidR="00000000" w:rsidRPr="00000000">
        <w:rPr>
          <w:color w:val="0000ff"/>
          <w:rtl w:val="0"/>
        </w:rPr>
        <w:t xml:space="preserve">b. The $500 difference is too small to decide.</w:t>
      </w:r>
    </w:p>
    <w:p w:rsidR="00000000" w:rsidDel="00000000" w:rsidP="00000000" w:rsidRDefault="00000000" w:rsidRPr="00000000" w14:paraId="0000039C">
      <w:pPr>
        <w:rPr>
          <w:color w:val="0000ff"/>
        </w:rPr>
      </w:pPr>
      <w:r w:rsidDel="00000000" w:rsidR="00000000" w:rsidRPr="00000000">
        <w:rPr>
          <w:color w:val="0000ff"/>
          <w:rtl w:val="0"/>
        </w:rPr>
        <w:t xml:space="preserve">c. It cannot be determined because the study does not report standard deviations or a confidence interval.  </w:t>
      </w:r>
    </w:p>
    <w:p w:rsidR="00000000" w:rsidDel="00000000" w:rsidP="00000000" w:rsidRDefault="00000000" w:rsidRPr="00000000" w14:paraId="0000039D">
      <w:pPr>
        <w:rPr>
          <w:color w:val="0000ff"/>
        </w:rPr>
      </w:pPr>
      <w:r w:rsidDel="00000000" w:rsidR="00000000" w:rsidRPr="00000000">
        <w:rPr>
          <w:color w:val="0000ff"/>
          <w:rtl w:val="0"/>
        </w:rPr>
        <w:t xml:space="preserve">d. It cannot be determined because the study does not prove causation.  </w:t>
      </w:r>
    </w:p>
    <w:p w:rsidR="00000000" w:rsidDel="00000000" w:rsidP="00000000" w:rsidRDefault="00000000" w:rsidRPr="00000000" w14:paraId="0000039E">
      <w:pPr>
        <w:rPr>
          <w:color w:val="0000ff"/>
        </w:rPr>
      </w:pPr>
      <w:r w:rsidDel="00000000" w:rsidR="00000000" w:rsidRPr="00000000">
        <w:rPr>
          <w:color w:val="0000ff"/>
          <w:rtl w:val="0"/>
        </w:rPr>
        <w:t xml:space="preserve">e. It cannot be determined because more salary categories would be needed.</w:t>
      </w:r>
    </w:p>
    <w:p w:rsidR="00000000" w:rsidDel="00000000" w:rsidP="00000000" w:rsidRDefault="00000000" w:rsidRPr="00000000" w14:paraId="0000039F">
      <w:pPr>
        <w:rPr>
          <w:color w:val="0000ff"/>
        </w:rPr>
      </w:pPr>
      <w:r w:rsidDel="00000000" w:rsidR="00000000" w:rsidRPr="00000000">
        <w:rPr>
          <w:rtl w:val="0"/>
        </w:rPr>
      </w:r>
    </w:p>
    <w:bookmarkStart w:colFirst="0" w:colLast="0" w:name="kix.ci39kl98bh5o" w:id="29"/>
    <w:bookmarkEnd w:id="29"/>
    <w:p w:rsidR="00000000" w:rsidDel="00000000" w:rsidP="00000000" w:rsidRDefault="00000000" w:rsidRPr="00000000" w14:paraId="000003A0">
      <w:pPr>
        <w:rPr>
          <w:b w:val="1"/>
          <w:bCs w:val="1"/>
        </w:rPr>
      </w:pPr>
      <w:r w:rsidDel="00000000" w:rsidR="00000000" w:rsidRPr="00000000">
        <w:rPr>
          <w:b w:val="1"/>
          <w:bCs w:val="1"/>
          <w:rtl w:val="0"/>
        </w:rPr>
        <w:t xml:space="preserve">PlayingSports_Statistical Significance [HUMAN MC SG]</w:t>
      </w:r>
    </w:p>
    <w:p w:rsidR="00000000" w:rsidDel="00000000" w:rsidP="00000000" w:rsidRDefault="00000000" w:rsidRPr="00000000" w14:paraId="000003A1">
      <w:pPr>
        <w:rPr/>
      </w:pPr>
      <w:r w:rsidDel="00000000" w:rsidR="00000000" w:rsidRPr="00000000">
        <w:rPr>
          <w:rtl w:val="0"/>
        </w:rPr>
      </w:r>
    </w:p>
    <w:tbl>
      <w:tblPr>
        <w:tblStyle w:val="Table24"/>
        <w:tblW w:w="8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30"/>
        <w:gridCol w:w="2325"/>
        <w:gridCol w:w="2085"/>
        <w:gridCol w:w="2085"/>
        <w:gridCol w:w="1095"/>
        <w:tblGridChange w:id="0">
          <w:tblGrid>
            <w:gridCol w:w="930"/>
            <w:gridCol w:w="2325"/>
            <w:gridCol w:w="2085"/>
            <w:gridCol w:w="2085"/>
            <w:gridCol w:w="1095"/>
          </w:tblGrid>
        </w:tblGridChange>
      </w:tblGrid>
      <w:tr>
        <w:trPr>
          <w:cantSplit w:val="0"/>
          <w:trHeight w:val="144" w:hRule="atLeast"/>
          <w:tblHeader w:val="0"/>
        </w:trPr>
        <w:tc>
          <w:tcPr/>
          <w:p w:rsidR="00000000" w:rsidDel="00000000" w:rsidP="00000000" w:rsidRDefault="00000000" w:rsidRPr="00000000" w14:paraId="000003A2">
            <w:pPr>
              <w:keepLines w:val="1"/>
              <w:widowControl w:val="0"/>
              <w:spacing w:line="240" w:lineRule="auto"/>
              <w:rPr>
                <w:b w:val="1"/>
                <w:bCs w:val="1"/>
                <w:color w:val="0000ff"/>
                <w:sz w:val="20"/>
                <w:szCs w:val="20"/>
              </w:rPr>
            </w:pPr>
            <w:r w:rsidDel="00000000" w:rsidR="00000000" w:rsidRPr="00000000">
              <w:rPr>
                <w:b w:val="1"/>
                <w:bCs w:val="1"/>
                <w:color w:val="0000ff"/>
                <w:sz w:val="20"/>
                <w:szCs w:val="20"/>
                <w:rtl w:val="0"/>
              </w:rPr>
              <w:t xml:space="preserve">Waypoint</w:t>
            </w:r>
          </w:p>
        </w:tc>
        <w:tc>
          <w:tcPr/>
          <w:p w:rsidR="00000000" w:rsidDel="00000000" w:rsidP="00000000" w:rsidRDefault="00000000" w:rsidRPr="00000000" w14:paraId="000003A3">
            <w:pPr>
              <w:keepLines w:val="1"/>
              <w:widowControl w:val="0"/>
              <w:spacing w:line="240" w:lineRule="auto"/>
              <w:rPr>
                <w:b w:val="1"/>
                <w:bCs w:val="1"/>
                <w:color w:val="0000ff"/>
                <w:sz w:val="20"/>
                <w:szCs w:val="20"/>
              </w:rPr>
            </w:pPr>
            <w:r w:rsidDel="00000000" w:rsidR="00000000" w:rsidRPr="00000000">
              <w:rPr>
                <w:b w:val="1"/>
                <w:bCs w:val="1"/>
                <w:color w:val="0000ff"/>
                <w:sz w:val="20"/>
                <w:szCs w:val="20"/>
                <w:rtl w:val="0"/>
              </w:rPr>
              <w:t xml:space="preserve">Q1</w:t>
            </w:r>
          </w:p>
        </w:tc>
        <w:tc>
          <w:tcPr/>
          <w:p w:rsidR="00000000" w:rsidDel="00000000" w:rsidP="00000000" w:rsidRDefault="00000000" w:rsidRPr="00000000" w14:paraId="000003A4">
            <w:pPr>
              <w:keepLines w:val="1"/>
              <w:widowControl w:val="0"/>
              <w:spacing w:line="240" w:lineRule="auto"/>
              <w:rPr>
                <w:b w:val="1"/>
                <w:bCs w:val="1"/>
                <w:color w:val="0000ff"/>
                <w:sz w:val="20"/>
                <w:szCs w:val="20"/>
              </w:rPr>
            </w:pPr>
            <w:r w:rsidDel="00000000" w:rsidR="00000000" w:rsidRPr="00000000">
              <w:rPr>
                <w:b w:val="1"/>
                <w:bCs w:val="1"/>
                <w:color w:val="0000ff"/>
                <w:sz w:val="20"/>
                <w:szCs w:val="20"/>
                <w:rtl w:val="0"/>
              </w:rPr>
              <w:t xml:space="preserve">Q2-a</w:t>
            </w:r>
          </w:p>
        </w:tc>
        <w:tc>
          <w:tcPr/>
          <w:p w:rsidR="00000000" w:rsidDel="00000000" w:rsidP="00000000" w:rsidRDefault="00000000" w:rsidRPr="00000000" w14:paraId="000003A5">
            <w:pPr>
              <w:keepLines w:val="1"/>
              <w:widowControl w:val="0"/>
              <w:spacing w:line="240" w:lineRule="auto"/>
              <w:rPr>
                <w:b w:val="1"/>
                <w:bCs w:val="1"/>
                <w:color w:val="0000ff"/>
                <w:sz w:val="20"/>
                <w:szCs w:val="20"/>
              </w:rPr>
            </w:pPr>
            <w:r w:rsidDel="00000000" w:rsidR="00000000" w:rsidRPr="00000000">
              <w:rPr>
                <w:b w:val="1"/>
                <w:bCs w:val="1"/>
                <w:color w:val="0000ff"/>
                <w:sz w:val="20"/>
                <w:szCs w:val="20"/>
                <w:rtl w:val="0"/>
              </w:rPr>
              <w:t xml:space="preserve">Q2-b</w:t>
            </w:r>
          </w:p>
        </w:tc>
        <w:tc>
          <w:tcPr/>
          <w:p w:rsidR="00000000" w:rsidDel="00000000" w:rsidP="00000000" w:rsidRDefault="00000000" w:rsidRPr="00000000" w14:paraId="000003A6">
            <w:pPr>
              <w:keepLines w:val="1"/>
              <w:widowControl w:val="0"/>
              <w:spacing w:line="240" w:lineRule="auto"/>
              <w:rPr>
                <w:b w:val="1"/>
                <w:bCs w:val="1"/>
                <w:color w:val="0000ff"/>
                <w:sz w:val="20"/>
                <w:szCs w:val="20"/>
              </w:rPr>
            </w:pPr>
            <w:r w:rsidDel="00000000" w:rsidR="00000000" w:rsidRPr="00000000">
              <w:rPr>
                <w:b w:val="1"/>
                <w:bCs w:val="1"/>
                <w:color w:val="0000ff"/>
                <w:sz w:val="20"/>
                <w:szCs w:val="20"/>
                <w:rtl w:val="0"/>
              </w:rPr>
              <w:t xml:space="preserve">Q2-c</w:t>
            </w:r>
          </w:p>
        </w:tc>
      </w:tr>
      <w:tr>
        <w:trPr>
          <w:cantSplit w:val="0"/>
          <w:trHeight w:val="144" w:hRule="atLeast"/>
          <w:tblHeader w:val="0"/>
        </w:trPr>
        <w:tc>
          <w:tcPr/>
          <w:p w:rsidR="00000000" w:rsidDel="00000000" w:rsidP="00000000" w:rsidRDefault="00000000" w:rsidRPr="00000000" w14:paraId="000003A7">
            <w:pPr>
              <w:keepLines w:val="1"/>
              <w:widowControl w:val="0"/>
              <w:spacing w:line="240" w:lineRule="auto"/>
              <w:rPr>
                <w:color w:val="0000ff"/>
                <w:sz w:val="20"/>
                <w:szCs w:val="20"/>
              </w:rPr>
            </w:pPr>
            <w:r w:rsidDel="00000000" w:rsidR="00000000" w:rsidRPr="00000000">
              <w:rPr>
                <w:color w:val="0000ff"/>
                <w:sz w:val="20"/>
                <w:szCs w:val="20"/>
                <w:rtl w:val="0"/>
              </w:rPr>
              <w:t xml:space="preserve">FoI3S </w:t>
            </w:r>
          </w:p>
        </w:tc>
        <w:tc>
          <w:tcPr/>
          <w:p w:rsidR="00000000" w:rsidDel="00000000" w:rsidP="00000000" w:rsidRDefault="00000000" w:rsidRPr="00000000" w14:paraId="000003A8">
            <w:pPr>
              <w:keepLines w:val="1"/>
              <w:widowControl w:val="0"/>
              <w:spacing w:line="240" w:lineRule="auto"/>
              <w:rPr>
                <w:color w:val="0000ff"/>
                <w:sz w:val="20"/>
                <w:szCs w:val="20"/>
              </w:rPr>
            </w:pPr>
            <w:r w:rsidDel="00000000" w:rsidR="00000000" w:rsidRPr="00000000">
              <w:rPr>
                <w:color w:val="0000ff"/>
                <w:sz w:val="20"/>
                <w:szCs w:val="20"/>
                <w:rtl w:val="0"/>
              </w:rPr>
              <w:t xml:space="preserve">a. Yes</w:t>
            </w:r>
          </w:p>
          <w:p w:rsidR="00000000" w:rsidDel="00000000" w:rsidP="00000000" w:rsidRDefault="00000000" w:rsidRPr="00000000" w14:paraId="000003A9">
            <w:pPr>
              <w:keepLines w:val="1"/>
              <w:widowControl w:val="0"/>
              <w:spacing w:line="240" w:lineRule="auto"/>
              <w:rPr>
                <w:color w:val="0000ff"/>
                <w:sz w:val="20"/>
                <w:szCs w:val="20"/>
              </w:rPr>
            </w:pPr>
            <w:r w:rsidDel="00000000" w:rsidR="00000000" w:rsidRPr="00000000">
              <w:rPr>
                <w:color w:val="0000ff"/>
                <w:sz w:val="20"/>
                <w:szCs w:val="20"/>
                <w:rtl w:val="0"/>
              </w:rPr>
              <w:t xml:space="preserve">b. No</w:t>
            </w:r>
          </w:p>
          <w:p w:rsidR="00000000" w:rsidDel="00000000" w:rsidP="00000000" w:rsidRDefault="00000000" w:rsidRPr="00000000" w14:paraId="000003AA">
            <w:pPr>
              <w:keepLines w:val="1"/>
              <w:widowControl w:val="0"/>
              <w:spacing w:line="240" w:lineRule="auto"/>
              <w:rPr>
                <w:color w:val="0000ff"/>
                <w:sz w:val="20"/>
                <w:szCs w:val="20"/>
              </w:rPr>
            </w:pPr>
            <w:r w:rsidDel="00000000" w:rsidR="00000000" w:rsidRPr="00000000">
              <w:rPr>
                <w:color w:val="0000ff"/>
                <w:sz w:val="20"/>
                <w:szCs w:val="20"/>
                <w:rtl w:val="0"/>
              </w:rPr>
              <w:t xml:space="preserve">c. can’t decide</w:t>
            </w:r>
          </w:p>
        </w:tc>
        <w:tc>
          <w:tcPr/>
          <w:p w:rsidR="00000000" w:rsidDel="00000000" w:rsidP="00000000" w:rsidRDefault="00000000" w:rsidRPr="00000000" w14:paraId="000003AB">
            <w:pPr>
              <w:keepLines w:val="1"/>
              <w:widowControl w:val="0"/>
              <w:spacing w:line="240" w:lineRule="auto"/>
              <w:rPr>
                <w:color w:val="0000ff"/>
                <w:sz w:val="20"/>
                <w:szCs w:val="20"/>
              </w:rPr>
            </w:pPr>
            <w:r w:rsidDel="00000000" w:rsidR="00000000" w:rsidRPr="00000000">
              <w:rPr>
                <w:color w:val="0000ff"/>
                <w:sz w:val="20"/>
                <w:szCs w:val="20"/>
                <w:rtl w:val="0"/>
              </w:rPr>
              <w:t xml:space="preserve">b</w:t>
            </w:r>
          </w:p>
          <w:p w:rsidR="00000000" w:rsidDel="00000000" w:rsidP="00000000" w:rsidRDefault="00000000" w:rsidRPr="00000000" w14:paraId="000003AC">
            <w:pPr>
              <w:keepLines w:val="1"/>
              <w:widowControl w:val="0"/>
              <w:spacing w:line="240" w:lineRule="auto"/>
              <w:rPr>
                <w:color w:val="0000ff"/>
                <w:sz w:val="20"/>
                <w:szCs w:val="20"/>
              </w:rPr>
            </w:pPr>
            <w:r w:rsidDel="00000000" w:rsidR="00000000" w:rsidRPr="00000000">
              <w:rPr>
                <w:rtl w:val="0"/>
              </w:rPr>
            </w:r>
          </w:p>
        </w:tc>
        <w:tc>
          <w:tcPr/>
          <w:p w:rsidR="00000000" w:rsidDel="00000000" w:rsidP="00000000" w:rsidRDefault="00000000" w:rsidRPr="00000000" w14:paraId="000003AD">
            <w:pPr>
              <w:keepLines w:val="1"/>
              <w:widowControl w:val="0"/>
              <w:spacing w:line="240" w:lineRule="auto"/>
              <w:rPr>
                <w:color w:val="0000ff"/>
                <w:sz w:val="20"/>
                <w:szCs w:val="20"/>
              </w:rPr>
            </w:pPr>
            <w:r w:rsidDel="00000000" w:rsidR="00000000" w:rsidRPr="00000000">
              <w:rPr>
                <w:rtl w:val="0"/>
              </w:rPr>
            </w:r>
          </w:p>
          <w:p w:rsidR="00000000" w:rsidDel="00000000" w:rsidP="00000000" w:rsidRDefault="00000000" w:rsidRPr="00000000" w14:paraId="000003AE">
            <w:pPr>
              <w:keepLines w:val="1"/>
              <w:widowControl w:val="0"/>
              <w:spacing w:line="240" w:lineRule="auto"/>
              <w:rPr>
                <w:color w:val="0000ff"/>
                <w:sz w:val="20"/>
                <w:szCs w:val="20"/>
              </w:rPr>
            </w:pPr>
            <w:r w:rsidDel="00000000" w:rsidR="00000000" w:rsidRPr="00000000">
              <w:rPr>
                <w:color w:val="0000ff"/>
                <w:sz w:val="20"/>
                <w:szCs w:val="20"/>
                <w:rtl w:val="0"/>
              </w:rPr>
              <w:t xml:space="preserve">e</w:t>
            </w:r>
          </w:p>
        </w:tc>
        <w:tc>
          <w:tcPr/>
          <w:p w:rsidR="00000000" w:rsidDel="00000000" w:rsidP="00000000" w:rsidRDefault="00000000" w:rsidRPr="00000000" w14:paraId="000003AF">
            <w:pPr>
              <w:keepLines w:val="1"/>
              <w:widowControl w:val="0"/>
              <w:spacing w:line="240" w:lineRule="auto"/>
              <w:rPr>
                <w:color w:val="0000ff"/>
                <w:sz w:val="20"/>
                <w:szCs w:val="20"/>
              </w:rPr>
            </w:pPr>
            <w:r w:rsidDel="00000000" w:rsidR="00000000" w:rsidRPr="00000000">
              <w:rPr>
                <w:rtl w:val="0"/>
              </w:rPr>
            </w:r>
          </w:p>
          <w:p w:rsidR="00000000" w:rsidDel="00000000" w:rsidP="00000000" w:rsidRDefault="00000000" w:rsidRPr="00000000" w14:paraId="000003B0">
            <w:pPr>
              <w:keepLines w:val="1"/>
              <w:widowControl w:val="0"/>
              <w:spacing w:line="240" w:lineRule="auto"/>
              <w:rPr>
                <w:color w:val="0000ff"/>
                <w:sz w:val="20"/>
                <w:szCs w:val="20"/>
              </w:rPr>
            </w:pPr>
            <w:r w:rsidDel="00000000" w:rsidR="00000000" w:rsidRPr="00000000">
              <w:rPr>
                <w:rtl w:val="0"/>
              </w:rPr>
            </w:r>
          </w:p>
          <w:p w:rsidR="00000000" w:rsidDel="00000000" w:rsidP="00000000" w:rsidRDefault="00000000" w:rsidRPr="00000000" w14:paraId="000003B1">
            <w:pPr>
              <w:keepLines w:val="1"/>
              <w:widowControl w:val="0"/>
              <w:spacing w:line="240" w:lineRule="auto"/>
              <w:rPr>
                <w:color w:val="0000ff"/>
                <w:sz w:val="20"/>
                <w:szCs w:val="20"/>
              </w:rPr>
            </w:pPr>
            <w:r w:rsidDel="00000000" w:rsidR="00000000" w:rsidRPr="00000000">
              <w:rPr>
                <w:color w:val="0000ff"/>
                <w:sz w:val="20"/>
                <w:szCs w:val="20"/>
                <w:rtl w:val="0"/>
              </w:rPr>
              <w:t xml:space="preserve">a</w:t>
            </w:r>
          </w:p>
        </w:tc>
      </w:tr>
      <w:tr>
        <w:trPr>
          <w:cantSplit w:val="0"/>
          <w:trHeight w:val="144" w:hRule="atLeast"/>
          <w:tblHeader w:val="0"/>
        </w:trPr>
        <w:tc>
          <w:tcPr/>
          <w:p w:rsidR="00000000" w:rsidDel="00000000" w:rsidP="00000000" w:rsidRDefault="00000000" w:rsidRPr="00000000" w14:paraId="000003B2">
            <w:pPr>
              <w:keepLines w:val="1"/>
              <w:widowControl w:val="0"/>
              <w:spacing w:line="240" w:lineRule="auto"/>
              <w:rPr>
                <w:color w:val="0000ff"/>
                <w:sz w:val="20"/>
                <w:szCs w:val="20"/>
              </w:rPr>
            </w:pPr>
            <w:r w:rsidDel="00000000" w:rsidR="00000000" w:rsidRPr="00000000">
              <w:rPr>
                <w:color w:val="0000ff"/>
                <w:sz w:val="20"/>
                <w:szCs w:val="20"/>
                <w:rtl w:val="0"/>
              </w:rPr>
              <w:t xml:space="preserve">FoI2S</w:t>
            </w:r>
          </w:p>
        </w:tc>
        <w:tc>
          <w:tcPr/>
          <w:p w:rsidR="00000000" w:rsidDel="00000000" w:rsidP="00000000" w:rsidRDefault="00000000" w:rsidRPr="00000000" w14:paraId="000003B3">
            <w:pPr>
              <w:keepLines w:val="1"/>
              <w:widowControl w:val="0"/>
              <w:spacing w:line="240" w:lineRule="auto"/>
              <w:rPr>
                <w:color w:val="0000ff"/>
                <w:sz w:val="20"/>
                <w:szCs w:val="20"/>
              </w:rPr>
            </w:pPr>
            <w:r w:rsidDel="00000000" w:rsidR="00000000" w:rsidRPr="00000000">
              <w:rPr>
                <w:color w:val="0000ff"/>
                <w:sz w:val="20"/>
                <w:szCs w:val="20"/>
                <w:rtl w:val="0"/>
              </w:rPr>
              <w:t xml:space="preserve">a. Yes</w:t>
            </w:r>
          </w:p>
          <w:p w:rsidR="00000000" w:rsidDel="00000000" w:rsidP="00000000" w:rsidRDefault="00000000" w:rsidRPr="00000000" w14:paraId="000003B4">
            <w:pPr>
              <w:keepLines w:val="1"/>
              <w:widowControl w:val="0"/>
              <w:spacing w:line="240" w:lineRule="auto"/>
              <w:rPr>
                <w:color w:val="0000ff"/>
                <w:sz w:val="20"/>
                <w:szCs w:val="20"/>
              </w:rPr>
            </w:pPr>
            <w:r w:rsidDel="00000000" w:rsidR="00000000" w:rsidRPr="00000000">
              <w:rPr>
                <w:color w:val="0000ff"/>
                <w:sz w:val="20"/>
                <w:szCs w:val="20"/>
                <w:rtl w:val="0"/>
              </w:rPr>
              <w:t xml:space="preserve">b. No</w:t>
            </w:r>
          </w:p>
          <w:p w:rsidR="00000000" w:rsidDel="00000000" w:rsidP="00000000" w:rsidRDefault="00000000" w:rsidRPr="00000000" w14:paraId="000003B5">
            <w:pPr>
              <w:keepLines w:val="1"/>
              <w:widowControl w:val="0"/>
              <w:spacing w:line="240" w:lineRule="auto"/>
              <w:rPr>
                <w:color w:val="0000ff"/>
                <w:sz w:val="20"/>
                <w:szCs w:val="20"/>
              </w:rPr>
            </w:pPr>
            <w:r w:rsidDel="00000000" w:rsidR="00000000" w:rsidRPr="00000000">
              <w:rPr>
                <w:color w:val="0000ff"/>
                <w:sz w:val="20"/>
                <w:szCs w:val="20"/>
                <w:rtl w:val="0"/>
              </w:rPr>
              <w:t xml:space="preserve">c. Can’t decide</w:t>
            </w:r>
          </w:p>
        </w:tc>
        <w:tc>
          <w:tcPr/>
          <w:p w:rsidR="00000000" w:rsidDel="00000000" w:rsidP="00000000" w:rsidRDefault="00000000" w:rsidRPr="00000000" w14:paraId="000003B6">
            <w:pPr>
              <w:keepLines w:val="1"/>
              <w:widowControl w:val="0"/>
              <w:spacing w:line="240" w:lineRule="auto"/>
              <w:rPr>
                <w:color w:val="0000ff"/>
                <w:sz w:val="20"/>
                <w:szCs w:val="20"/>
              </w:rPr>
            </w:pPr>
            <w:r w:rsidDel="00000000" w:rsidR="00000000" w:rsidRPr="00000000">
              <w:rPr>
                <w:color w:val="0000ff"/>
                <w:sz w:val="20"/>
                <w:szCs w:val="20"/>
                <w:rtl w:val="0"/>
              </w:rPr>
              <w:t xml:space="preserve">d</w:t>
            </w:r>
          </w:p>
          <w:p w:rsidR="00000000" w:rsidDel="00000000" w:rsidP="00000000" w:rsidRDefault="00000000" w:rsidRPr="00000000" w14:paraId="000003B7">
            <w:pPr>
              <w:keepLines w:val="1"/>
              <w:widowControl w:val="0"/>
              <w:spacing w:line="240" w:lineRule="auto"/>
              <w:rPr>
                <w:color w:val="0000ff"/>
                <w:sz w:val="20"/>
                <w:szCs w:val="20"/>
              </w:rPr>
            </w:pPr>
            <w:r w:rsidDel="00000000" w:rsidR="00000000" w:rsidRPr="00000000">
              <w:rPr>
                <w:rtl w:val="0"/>
              </w:rPr>
            </w:r>
          </w:p>
        </w:tc>
        <w:tc>
          <w:tcPr/>
          <w:p w:rsidR="00000000" w:rsidDel="00000000" w:rsidP="00000000" w:rsidRDefault="00000000" w:rsidRPr="00000000" w14:paraId="000003B8">
            <w:pPr>
              <w:keepLines w:val="1"/>
              <w:widowControl w:val="0"/>
              <w:spacing w:line="240" w:lineRule="auto"/>
              <w:rPr>
                <w:color w:val="0000ff"/>
                <w:sz w:val="20"/>
                <w:szCs w:val="20"/>
              </w:rPr>
            </w:pPr>
            <w:r w:rsidDel="00000000" w:rsidR="00000000" w:rsidRPr="00000000">
              <w:rPr>
                <w:rtl w:val="0"/>
              </w:rPr>
            </w:r>
          </w:p>
          <w:p w:rsidR="00000000" w:rsidDel="00000000" w:rsidP="00000000" w:rsidRDefault="00000000" w:rsidRPr="00000000" w14:paraId="000003B9">
            <w:pPr>
              <w:keepLines w:val="1"/>
              <w:widowControl w:val="0"/>
              <w:spacing w:line="240" w:lineRule="auto"/>
              <w:rPr>
                <w:color w:val="0000ff"/>
                <w:sz w:val="20"/>
                <w:szCs w:val="20"/>
              </w:rPr>
            </w:pPr>
            <w:r w:rsidDel="00000000" w:rsidR="00000000" w:rsidRPr="00000000">
              <w:rPr>
                <w:color w:val="0000ff"/>
                <w:sz w:val="20"/>
                <w:szCs w:val="20"/>
                <w:rtl w:val="0"/>
              </w:rPr>
              <w:t xml:space="preserve">d</w:t>
            </w:r>
          </w:p>
        </w:tc>
        <w:tc>
          <w:tcPr/>
          <w:p w:rsidR="00000000" w:rsidDel="00000000" w:rsidP="00000000" w:rsidRDefault="00000000" w:rsidRPr="00000000" w14:paraId="000003BA">
            <w:pPr>
              <w:keepLines w:val="1"/>
              <w:widowControl w:val="0"/>
              <w:spacing w:line="240" w:lineRule="auto"/>
              <w:rPr>
                <w:color w:val="0000ff"/>
                <w:sz w:val="20"/>
                <w:szCs w:val="20"/>
              </w:rPr>
            </w:pPr>
            <w:r w:rsidDel="00000000" w:rsidR="00000000" w:rsidRPr="00000000">
              <w:rPr>
                <w:rtl w:val="0"/>
              </w:rPr>
            </w:r>
          </w:p>
          <w:p w:rsidR="00000000" w:rsidDel="00000000" w:rsidP="00000000" w:rsidRDefault="00000000" w:rsidRPr="00000000" w14:paraId="000003BB">
            <w:pPr>
              <w:keepLines w:val="1"/>
              <w:widowControl w:val="0"/>
              <w:spacing w:line="240" w:lineRule="auto"/>
              <w:rPr>
                <w:color w:val="0000ff"/>
                <w:sz w:val="20"/>
                <w:szCs w:val="20"/>
              </w:rPr>
            </w:pPr>
            <w:r w:rsidDel="00000000" w:rsidR="00000000" w:rsidRPr="00000000">
              <w:rPr>
                <w:rtl w:val="0"/>
              </w:rPr>
            </w:r>
          </w:p>
          <w:p w:rsidR="00000000" w:rsidDel="00000000" w:rsidP="00000000" w:rsidRDefault="00000000" w:rsidRPr="00000000" w14:paraId="000003BC">
            <w:pPr>
              <w:keepLines w:val="1"/>
              <w:widowControl w:val="0"/>
              <w:spacing w:line="240" w:lineRule="auto"/>
              <w:rPr>
                <w:color w:val="0000ff"/>
                <w:sz w:val="20"/>
                <w:szCs w:val="20"/>
              </w:rPr>
            </w:pPr>
            <w:r w:rsidDel="00000000" w:rsidR="00000000" w:rsidRPr="00000000">
              <w:rPr>
                <w:rtl w:val="0"/>
              </w:rPr>
            </w:r>
          </w:p>
        </w:tc>
      </w:tr>
      <w:tr>
        <w:trPr>
          <w:cantSplit w:val="0"/>
          <w:trHeight w:val="144" w:hRule="atLeast"/>
          <w:tblHeader w:val="0"/>
        </w:trPr>
        <w:tc>
          <w:tcPr/>
          <w:p w:rsidR="00000000" w:rsidDel="00000000" w:rsidP="00000000" w:rsidRDefault="00000000" w:rsidRPr="00000000" w14:paraId="000003BD">
            <w:pPr>
              <w:keepLines w:val="1"/>
              <w:widowControl w:val="0"/>
              <w:spacing w:line="240" w:lineRule="auto"/>
              <w:rPr>
                <w:color w:val="0000ff"/>
                <w:sz w:val="20"/>
                <w:szCs w:val="20"/>
              </w:rPr>
            </w:pPr>
            <w:r w:rsidDel="00000000" w:rsidR="00000000" w:rsidRPr="00000000">
              <w:rPr>
                <w:color w:val="0000ff"/>
                <w:sz w:val="20"/>
                <w:szCs w:val="20"/>
                <w:rtl w:val="0"/>
              </w:rPr>
              <w:t xml:space="preserve">FoI1</w:t>
            </w:r>
          </w:p>
        </w:tc>
        <w:tc>
          <w:tcPr/>
          <w:p w:rsidR="00000000" w:rsidDel="00000000" w:rsidP="00000000" w:rsidRDefault="00000000" w:rsidRPr="00000000" w14:paraId="000003BE">
            <w:pPr>
              <w:keepLines w:val="1"/>
              <w:widowControl w:val="0"/>
              <w:spacing w:line="240" w:lineRule="auto"/>
              <w:rPr>
                <w:color w:val="0000ff"/>
                <w:sz w:val="20"/>
                <w:szCs w:val="20"/>
              </w:rPr>
            </w:pPr>
            <w:r w:rsidDel="00000000" w:rsidR="00000000" w:rsidRPr="00000000">
              <w:rPr>
                <w:color w:val="0000ff"/>
                <w:sz w:val="20"/>
                <w:szCs w:val="20"/>
                <w:rtl w:val="0"/>
              </w:rPr>
              <w:t xml:space="preserve">a. Yes</w:t>
              <w:br w:type="textWrapping"/>
              <w:t xml:space="preserve">b. No</w:t>
            </w:r>
          </w:p>
          <w:p w:rsidR="00000000" w:rsidDel="00000000" w:rsidP="00000000" w:rsidRDefault="00000000" w:rsidRPr="00000000" w14:paraId="000003BF">
            <w:pPr>
              <w:keepLines w:val="1"/>
              <w:widowControl w:val="0"/>
              <w:spacing w:line="240" w:lineRule="auto"/>
              <w:rPr>
                <w:color w:val="0000ff"/>
                <w:sz w:val="20"/>
                <w:szCs w:val="20"/>
              </w:rPr>
            </w:pPr>
            <w:r w:rsidDel="00000000" w:rsidR="00000000" w:rsidRPr="00000000">
              <w:rPr>
                <w:color w:val="0000ff"/>
                <w:sz w:val="20"/>
                <w:szCs w:val="20"/>
                <w:rtl w:val="0"/>
              </w:rPr>
              <w:t xml:space="preserve">c. Can’t decide</w:t>
            </w:r>
          </w:p>
        </w:tc>
        <w:tc>
          <w:tcPr/>
          <w:p w:rsidR="00000000" w:rsidDel="00000000" w:rsidP="00000000" w:rsidRDefault="00000000" w:rsidRPr="00000000" w14:paraId="000003C0">
            <w:pPr>
              <w:keepLines w:val="1"/>
              <w:widowControl w:val="0"/>
              <w:spacing w:line="240" w:lineRule="auto"/>
              <w:rPr>
                <w:color w:val="0000ff"/>
                <w:sz w:val="20"/>
                <w:szCs w:val="20"/>
              </w:rPr>
            </w:pPr>
            <w:r w:rsidDel="00000000" w:rsidR="00000000" w:rsidRPr="00000000">
              <w:rPr>
                <w:color w:val="0000ff"/>
                <w:sz w:val="20"/>
                <w:szCs w:val="20"/>
                <w:rtl w:val="0"/>
              </w:rPr>
              <w:t xml:space="preserve">a/c/e</w:t>
            </w:r>
          </w:p>
          <w:p w:rsidR="00000000" w:rsidDel="00000000" w:rsidP="00000000" w:rsidRDefault="00000000" w:rsidRPr="00000000" w14:paraId="000003C1">
            <w:pPr>
              <w:keepLines w:val="1"/>
              <w:widowControl w:val="0"/>
              <w:spacing w:line="240" w:lineRule="auto"/>
              <w:rPr>
                <w:color w:val="0000ff"/>
                <w:sz w:val="20"/>
                <w:szCs w:val="20"/>
              </w:rPr>
            </w:pPr>
            <w:r w:rsidDel="00000000" w:rsidR="00000000" w:rsidRPr="00000000">
              <w:rPr>
                <w:rtl w:val="0"/>
              </w:rPr>
            </w:r>
          </w:p>
          <w:p w:rsidR="00000000" w:rsidDel="00000000" w:rsidP="00000000" w:rsidRDefault="00000000" w:rsidRPr="00000000" w14:paraId="000003C2">
            <w:pPr>
              <w:keepLines w:val="1"/>
              <w:widowControl w:val="0"/>
              <w:spacing w:line="240" w:lineRule="auto"/>
              <w:rPr>
                <w:color w:val="0000ff"/>
                <w:sz w:val="20"/>
                <w:szCs w:val="20"/>
              </w:rPr>
            </w:pPr>
            <w:r w:rsidDel="00000000" w:rsidR="00000000" w:rsidRPr="00000000">
              <w:rPr>
                <w:rtl w:val="0"/>
              </w:rPr>
            </w:r>
          </w:p>
        </w:tc>
        <w:tc>
          <w:tcPr/>
          <w:p w:rsidR="00000000" w:rsidDel="00000000" w:rsidP="00000000" w:rsidRDefault="00000000" w:rsidRPr="00000000" w14:paraId="000003C3">
            <w:pPr>
              <w:keepLines w:val="1"/>
              <w:widowControl w:val="0"/>
              <w:spacing w:line="240" w:lineRule="auto"/>
              <w:rPr>
                <w:color w:val="0000ff"/>
                <w:sz w:val="20"/>
                <w:szCs w:val="20"/>
              </w:rPr>
            </w:pPr>
            <w:r w:rsidDel="00000000" w:rsidR="00000000" w:rsidRPr="00000000">
              <w:rPr>
                <w:rtl w:val="0"/>
              </w:rPr>
            </w:r>
          </w:p>
          <w:p w:rsidR="00000000" w:rsidDel="00000000" w:rsidP="00000000" w:rsidRDefault="00000000" w:rsidRPr="00000000" w14:paraId="000003C4">
            <w:pPr>
              <w:keepLines w:val="1"/>
              <w:widowControl w:val="0"/>
              <w:spacing w:line="240" w:lineRule="auto"/>
              <w:rPr>
                <w:color w:val="0000ff"/>
                <w:sz w:val="20"/>
                <w:szCs w:val="20"/>
              </w:rPr>
            </w:pPr>
            <w:r w:rsidDel="00000000" w:rsidR="00000000" w:rsidRPr="00000000">
              <w:rPr>
                <w:color w:val="0000ff"/>
                <w:sz w:val="20"/>
                <w:szCs w:val="20"/>
                <w:rtl w:val="0"/>
              </w:rPr>
              <w:t xml:space="preserve">a/b</w:t>
            </w:r>
          </w:p>
        </w:tc>
        <w:tc>
          <w:tcPr/>
          <w:p w:rsidR="00000000" w:rsidDel="00000000" w:rsidP="00000000" w:rsidRDefault="00000000" w:rsidRPr="00000000" w14:paraId="000003C5">
            <w:pPr>
              <w:keepLines w:val="1"/>
              <w:widowControl w:val="0"/>
              <w:spacing w:line="240" w:lineRule="auto"/>
              <w:rPr>
                <w:color w:val="0000ff"/>
                <w:sz w:val="20"/>
                <w:szCs w:val="20"/>
              </w:rPr>
            </w:pPr>
            <w:r w:rsidDel="00000000" w:rsidR="00000000" w:rsidRPr="00000000">
              <w:rPr>
                <w:rtl w:val="0"/>
              </w:rPr>
            </w:r>
          </w:p>
          <w:p w:rsidR="00000000" w:rsidDel="00000000" w:rsidP="00000000" w:rsidRDefault="00000000" w:rsidRPr="00000000" w14:paraId="000003C6">
            <w:pPr>
              <w:keepLines w:val="1"/>
              <w:widowControl w:val="0"/>
              <w:spacing w:line="240" w:lineRule="auto"/>
              <w:rPr>
                <w:color w:val="0000ff"/>
                <w:sz w:val="20"/>
                <w:szCs w:val="20"/>
              </w:rPr>
            </w:pPr>
            <w:r w:rsidDel="00000000" w:rsidR="00000000" w:rsidRPr="00000000">
              <w:rPr>
                <w:rtl w:val="0"/>
              </w:rPr>
            </w:r>
          </w:p>
          <w:p w:rsidR="00000000" w:rsidDel="00000000" w:rsidP="00000000" w:rsidRDefault="00000000" w:rsidRPr="00000000" w14:paraId="000003C7">
            <w:pPr>
              <w:keepLines w:val="1"/>
              <w:widowControl w:val="0"/>
              <w:spacing w:line="240" w:lineRule="auto"/>
              <w:rPr>
                <w:color w:val="0000ff"/>
                <w:sz w:val="20"/>
                <w:szCs w:val="20"/>
              </w:rPr>
            </w:pPr>
            <w:r w:rsidDel="00000000" w:rsidR="00000000" w:rsidRPr="00000000">
              <w:rPr>
                <w:color w:val="0000ff"/>
                <w:sz w:val="20"/>
                <w:szCs w:val="20"/>
                <w:rtl w:val="0"/>
              </w:rPr>
              <w:t xml:space="preserve">b/c</w:t>
            </w:r>
          </w:p>
        </w:tc>
      </w:tr>
      <w:tr>
        <w:trPr>
          <w:cantSplit w:val="0"/>
          <w:trHeight w:val="144" w:hRule="atLeast"/>
          <w:tblHeader w:val="0"/>
        </w:trPr>
        <w:tc>
          <w:tcPr/>
          <w:p w:rsidR="00000000" w:rsidDel="00000000" w:rsidP="00000000" w:rsidRDefault="00000000" w:rsidRPr="00000000" w14:paraId="000003C8">
            <w:pPr>
              <w:keepLines w:val="1"/>
              <w:widowControl w:val="0"/>
              <w:spacing w:line="240" w:lineRule="auto"/>
              <w:rPr>
                <w:color w:val="0000ff"/>
                <w:sz w:val="20"/>
                <w:szCs w:val="20"/>
              </w:rPr>
            </w:pPr>
            <w:r w:rsidDel="00000000" w:rsidR="00000000" w:rsidRPr="00000000">
              <w:rPr>
                <w:color w:val="0000ff"/>
                <w:sz w:val="20"/>
                <w:szCs w:val="20"/>
                <w:rtl w:val="0"/>
              </w:rPr>
              <w:t xml:space="preserve">FoI0</w:t>
            </w:r>
          </w:p>
        </w:tc>
        <w:tc>
          <w:tcPr/>
          <w:p w:rsidR="00000000" w:rsidDel="00000000" w:rsidP="00000000" w:rsidRDefault="00000000" w:rsidRPr="00000000" w14:paraId="000003C9">
            <w:pPr>
              <w:keepLines w:val="1"/>
              <w:widowControl w:val="0"/>
              <w:spacing w:line="240" w:lineRule="auto"/>
              <w:rPr>
                <w:color w:val="0000ff"/>
                <w:sz w:val="20"/>
                <w:szCs w:val="20"/>
              </w:rPr>
            </w:pPr>
            <w:r w:rsidDel="00000000" w:rsidR="00000000" w:rsidRPr="00000000">
              <w:rPr>
                <w:color w:val="0000ff"/>
                <w:sz w:val="20"/>
                <w:szCs w:val="20"/>
                <w:rtl w:val="0"/>
              </w:rPr>
              <w:t xml:space="preserve">a. Yes</w:t>
            </w:r>
          </w:p>
          <w:p w:rsidR="00000000" w:rsidDel="00000000" w:rsidP="00000000" w:rsidRDefault="00000000" w:rsidRPr="00000000" w14:paraId="000003CA">
            <w:pPr>
              <w:keepLines w:val="1"/>
              <w:widowControl w:val="0"/>
              <w:spacing w:line="240" w:lineRule="auto"/>
              <w:rPr>
                <w:color w:val="0000ff"/>
                <w:sz w:val="20"/>
                <w:szCs w:val="20"/>
              </w:rPr>
            </w:pPr>
            <w:r w:rsidDel="00000000" w:rsidR="00000000" w:rsidRPr="00000000">
              <w:rPr>
                <w:color w:val="0000ff"/>
                <w:sz w:val="20"/>
                <w:szCs w:val="20"/>
                <w:rtl w:val="0"/>
              </w:rPr>
              <w:t xml:space="preserve">b. No</w:t>
            </w:r>
          </w:p>
          <w:p w:rsidR="00000000" w:rsidDel="00000000" w:rsidP="00000000" w:rsidRDefault="00000000" w:rsidRPr="00000000" w14:paraId="000003CB">
            <w:pPr>
              <w:keepLines w:val="1"/>
              <w:widowControl w:val="0"/>
              <w:spacing w:line="240" w:lineRule="auto"/>
              <w:rPr>
                <w:color w:val="0000ff"/>
                <w:sz w:val="20"/>
                <w:szCs w:val="20"/>
              </w:rPr>
            </w:pPr>
            <w:r w:rsidDel="00000000" w:rsidR="00000000" w:rsidRPr="00000000">
              <w:rPr>
                <w:color w:val="0000ff"/>
                <w:sz w:val="20"/>
                <w:szCs w:val="20"/>
                <w:rtl w:val="0"/>
              </w:rPr>
              <w:t xml:space="preserve">c. Can’t decide</w:t>
            </w:r>
          </w:p>
        </w:tc>
        <w:tc>
          <w:tcPr/>
          <w:p w:rsidR="00000000" w:rsidDel="00000000" w:rsidP="00000000" w:rsidRDefault="00000000" w:rsidRPr="00000000" w14:paraId="000003CC">
            <w:pPr>
              <w:keepLines w:val="1"/>
              <w:widowControl w:val="0"/>
              <w:spacing w:line="240" w:lineRule="auto"/>
              <w:rPr>
                <w:color w:val="0000ff"/>
                <w:sz w:val="20"/>
                <w:szCs w:val="20"/>
              </w:rPr>
            </w:pPr>
            <w:r w:rsidDel="00000000" w:rsidR="00000000" w:rsidRPr="00000000">
              <w:rPr>
                <w:rtl w:val="0"/>
              </w:rPr>
            </w:r>
          </w:p>
        </w:tc>
        <w:tc>
          <w:tcPr/>
          <w:p w:rsidR="00000000" w:rsidDel="00000000" w:rsidP="00000000" w:rsidRDefault="00000000" w:rsidRPr="00000000" w14:paraId="000003CD">
            <w:pPr>
              <w:keepLines w:val="1"/>
              <w:widowControl w:val="0"/>
              <w:spacing w:line="240" w:lineRule="auto"/>
              <w:rPr>
                <w:color w:val="0000ff"/>
                <w:sz w:val="20"/>
                <w:szCs w:val="20"/>
              </w:rPr>
            </w:pPr>
            <w:r w:rsidDel="00000000" w:rsidR="00000000" w:rsidRPr="00000000">
              <w:rPr>
                <w:rtl w:val="0"/>
              </w:rPr>
            </w:r>
          </w:p>
          <w:p w:rsidR="00000000" w:rsidDel="00000000" w:rsidP="00000000" w:rsidRDefault="00000000" w:rsidRPr="00000000" w14:paraId="000003CE">
            <w:pPr>
              <w:keepLines w:val="1"/>
              <w:widowControl w:val="0"/>
              <w:spacing w:line="240" w:lineRule="auto"/>
              <w:rPr>
                <w:color w:val="0000ff"/>
                <w:sz w:val="20"/>
                <w:szCs w:val="20"/>
              </w:rPr>
            </w:pPr>
            <w:r w:rsidDel="00000000" w:rsidR="00000000" w:rsidRPr="00000000">
              <w:rPr>
                <w:color w:val="0000ff"/>
                <w:sz w:val="20"/>
                <w:szCs w:val="20"/>
                <w:rtl w:val="0"/>
              </w:rPr>
              <w:t xml:space="preserve">c</w:t>
            </w:r>
          </w:p>
        </w:tc>
        <w:tc>
          <w:tcPr/>
          <w:p w:rsidR="00000000" w:rsidDel="00000000" w:rsidP="00000000" w:rsidRDefault="00000000" w:rsidRPr="00000000" w14:paraId="000003CF">
            <w:pPr>
              <w:keepLines w:val="1"/>
              <w:widowControl w:val="0"/>
              <w:spacing w:line="240" w:lineRule="auto"/>
              <w:rPr>
                <w:color w:val="0000ff"/>
                <w:sz w:val="20"/>
                <w:szCs w:val="20"/>
              </w:rPr>
            </w:pPr>
            <w:r w:rsidDel="00000000" w:rsidR="00000000" w:rsidRPr="00000000">
              <w:rPr>
                <w:rtl w:val="0"/>
              </w:rPr>
            </w:r>
          </w:p>
          <w:p w:rsidR="00000000" w:rsidDel="00000000" w:rsidP="00000000" w:rsidRDefault="00000000" w:rsidRPr="00000000" w14:paraId="000003D0">
            <w:pPr>
              <w:keepLines w:val="1"/>
              <w:widowControl w:val="0"/>
              <w:spacing w:line="240" w:lineRule="auto"/>
              <w:rPr>
                <w:color w:val="0000ff"/>
                <w:sz w:val="20"/>
                <w:szCs w:val="20"/>
              </w:rPr>
            </w:pPr>
            <w:r w:rsidDel="00000000" w:rsidR="00000000" w:rsidRPr="00000000">
              <w:rPr>
                <w:rtl w:val="0"/>
              </w:rPr>
            </w:r>
          </w:p>
          <w:p w:rsidR="00000000" w:rsidDel="00000000" w:rsidP="00000000" w:rsidRDefault="00000000" w:rsidRPr="00000000" w14:paraId="000003D1">
            <w:pPr>
              <w:keepLines w:val="1"/>
              <w:widowControl w:val="0"/>
              <w:spacing w:line="240" w:lineRule="auto"/>
              <w:rPr>
                <w:color w:val="0000ff"/>
                <w:sz w:val="20"/>
                <w:szCs w:val="20"/>
              </w:rPr>
            </w:pPr>
            <w:r w:rsidDel="00000000" w:rsidR="00000000" w:rsidRPr="00000000">
              <w:rPr>
                <w:color w:val="0000ff"/>
                <w:sz w:val="20"/>
                <w:szCs w:val="20"/>
                <w:rtl w:val="0"/>
              </w:rPr>
              <w:t xml:space="preserve">d/e</w:t>
            </w:r>
          </w:p>
        </w:tc>
      </w:tr>
    </w:tbl>
    <w:p w:rsidR="00000000" w:rsidDel="00000000" w:rsidP="00000000" w:rsidRDefault="00000000" w:rsidRPr="00000000" w14:paraId="000003D2">
      <w:pPr>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rbyoufxl1ha3"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DDM/FoI_Sports_P</w:t>
      </w: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(A) </w:t>
      </w:r>
      <w:hyperlink w:anchor="kix.ofke8c57il7p">
        <w:r w:rsidDel="00000000" w:rsidR="00000000" w:rsidRPr="00000000">
          <w:rPr>
            <w:b w:val="1"/>
            <w:bCs w:val="1"/>
            <w:color w:val="1155cc"/>
            <w:u w:val="single"/>
            <w:rtl w:val="0"/>
          </w:rPr>
          <w:t xml:space="preserve">Revised OE item</w:t>
        </w:r>
      </w:hyperlink>
      <w:r w:rsidDel="00000000" w:rsidR="00000000" w:rsidRPr="00000000">
        <w:rPr>
          <w:rtl w:val="0"/>
        </w:rPr>
        <w:tab/>
        <w:t xml:space="preserve">(B) </w:t>
      </w:r>
      <w:hyperlink w:anchor="kix.fyzbq6shr26r">
        <w:r w:rsidDel="00000000" w:rsidR="00000000" w:rsidRPr="00000000">
          <w:rPr>
            <w:b w:val="1"/>
            <w:bCs w:val="1"/>
            <w:color w:val="1155cc"/>
            <w:u w:val="single"/>
            <w:rtl w:val="0"/>
          </w:rPr>
          <w:t xml:space="preserve">Revised OE SG</w:t>
        </w:r>
      </w:hyperlink>
      <w:r w:rsidDel="00000000" w:rsidR="00000000" w:rsidRPr="00000000">
        <w:rPr>
          <w:rtl w:val="0"/>
        </w:rPr>
        <w:tab/>
      </w:r>
    </w:p>
    <w:p w:rsidR="00000000" w:rsidDel="00000000" w:rsidP="00000000" w:rsidRDefault="00000000" w:rsidRPr="00000000" w14:paraId="000003D5">
      <w:pPr>
        <w:rPr>
          <w:b w:val="1"/>
          <w:bCs w:val="1"/>
        </w:rPr>
      </w:pPr>
      <w:r w:rsidDel="00000000" w:rsidR="00000000" w:rsidRPr="00000000">
        <w:rPr>
          <w:rtl w:val="0"/>
        </w:rPr>
        <w:t xml:space="preserve">(C) </w:t>
      </w:r>
      <w:hyperlink w:anchor="kix.utv5np6d6921">
        <w:r w:rsidDel="00000000" w:rsidR="00000000" w:rsidRPr="00000000">
          <w:rPr>
            <w:b w:val="1"/>
            <w:bCs w:val="1"/>
            <w:color w:val="1155cc"/>
            <w:u w:val="single"/>
            <w:rtl w:val="0"/>
          </w:rPr>
          <w:t xml:space="preserve">Paired Human MC item</w:t>
        </w:r>
      </w:hyperlink>
      <w:r w:rsidDel="00000000" w:rsidR="00000000" w:rsidRPr="00000000">
        <w:rPr>
          <w:b w:val="1"/>
          <w:bCs w:val="1"/>
          <w:rtl w:val="0"/>
        </w:rPr>
        <w:tab/>
      </w:r>
      <w:r w:rsidDel="00000000" w:rsidR="00000000" w:rsidRPr="00000000">
        <w:rPr>
          <w:rtl w:val="0"/>
        </w:rPr>
        <w:t xml:space="preserve">(D) </w:t>
      </w:r>
      <w:hyperlink w:anchor="kix.w08jhmc7v7zx">
        <w:r w:rsidDel="00000000" w:rsidR="00000000" w:rsidRPr="00000000">
          <w:rPr>
            <w:b w:val="1"/>
            <w:bCs w:val="1"/>
            <w:color w:val="1155cc"/>
            <w:u w:val="single"/>
            <w:rtl w:val="0"/>
          </w:rPr>
          <w:t xml:space="preserve">Paired Human MC SG</w:t>
        </w:r>
      </w:hyperlink>
      <w:r w:rsidDel="00000000" w:rsidR="00000000" w:rsidRPr="00000000">
        <w:rPr>
          <w:rtl w:val="0"/>
        </w:rPr>
      </w:r>
    </w:p>
    <w:p w:rsidR="00000000" w:rsidDel="00000000" w:rsidP="00000000" w:rsidRDefault="00000000" w:rsidRPr="00000000" w14:paraId="000003D6">
      <w:pPr>
        <w:rPr>
          <w:b w:val="1"/>
          <w:bCs w:val="1"/>
        </w:rPr>
      </w:pPr>
      <w:r w:rsidDel="00000000" w:rsidR="00000000" w:rsidRPr="00000000">
        <w:rPr>
          <w:rtl w:val="0"/>
        </w:rPr>
      </w:r>
    </w:p>
    <w:p w:rsidR="00000000" w:rsidDel="00000000" w:rsidP="00000000" w:rsidRDefault="00000000" w:rsidRPr="00000000" w14:paraId="000003D7">
      <w:pPr>
        <w:rPr>
          <w:b w:val="1"/>
          <w:bCs w:val="1"/>
        </w:rPr>
      </w:pPr>
      <w:r w:rsidDel="00000000" w:rsidR="00000000" w:rsidRPr="00000000">
        <w:rPr>
          <w:b w:val="1"/>
          <w:bCs w:val="1"/>
          <w:rtl w:val="0"/>
        </w:rPr>
        <w:t xml:space="preserve">PlayingSports_Practical Importance  [OE]</w:t>
      </w:r>
    </w:p>
    <w:p w:rsidR="00000000" w:rsidDel="00000000" w:rsidP="00000000" w:rsidRDefault="00000000" w:rsidRPr="00000000" w14:paraId="000003D8">
      <w:pPr>
        <w:rPr>
          <w:b w:val="1"/>
          <w:bCs w:val="1"/>
          <w:color w:val="0000ff"/>
        </w:rPr>
      </w:pPr>
      <w:r w:rsidDel="00000000" w:rsidR="00000000" w:rsidRPr="00000000">
        <w:rPr>
          <w:rtl w:val="0"/>
        </w:rPr>
      </w:r>
    </w:p>
    <w:p w:rsidR="00000000" w:rsidDel="00000000" w:rsidP="00000000" w:rsidRDefault="00000000" w:rsidRPr="00000000" w14:paraId="000003D9">
      <w:pPr>
        <w:rPr>
          <w:b w:val="1"/>
          <w:bCs w:val="1"/>
          <w:color w:val="0000ff"/>
        </w:rPr>
      </w:pPr>
      <w:r w:rsidDel="00000000" w:rsidR="00000000" w:rsidRPr="00000000">
        <w:rPr>
          <w:b w:val="1"/>
          <w:bCs w:val="1"/>
          <w:color w:val="0000ff"/>
          <w:rtl w:val="0"/>
        </w:rPr>
        <w:t xml:space="preserve">DesignNote:</w:t>
      </w:r>
    </w:p>
    <w:p w:rsidR="00000000" w:rsidDel="00000000" w:rsidP="00000000" w:rsidRDefault="00000000" w:rsidRPr="00000000" w14:paraId="000003DA">
      <w:pPr>
        <w:spacing w:after="240" w:before="240" w:lineRule="auto"/>
        <w:rPr>
          <w:color w:val="0000ff"/>
        </w:rPr>
      </w:pPr>
      <w:r w:rsidDel="00000000" w:rsidR="00000000" w:rsidRPr="00000000">
        <w:rPr>
          <w:color w:val="0000ff"/>
          <w:rtl w:val="0"/>
        </w:rPr>
        <w:t xml:space="preserve">This item is designed to measure Formal Inference (FoI), specifically students’ ability to coordinate statistical significance and practical significance when interpreting empirical findings. In Q1, students must judge whether the observed $500 difference in average salary is </w:t>
      </w:r>
      <w:r w:rsidDel="00000000" w:rsidR="00000000" w:rsidRPr="00000000">
        <w:rPr>
          <w:i w:val="1"/>
          <w:iCs w:val="1"/>
          <w:color w:val="0000ff"/>
          <w:rtl w:val="0"/>
        </w:rPr>
        <w:t xml:space="preserve">practically important</w:t>
      </w:r>
      <w:r w:rsidDel="00000000" w:rsidR="00000000" w:rsidRPr="00000000">
        <w:rPr>
          <w:color w:val="0000ff"/>
          <w:rtl w:val="0"/>
        </w:rPr>
        <w:t xml:space="preserve">, which requires moving beyond the existence of a difference to consider its real-world meaning (e.g., relative size compared to typical salaries, likely impact on decisions, and the context in which the finding would be used).</w:t>
      </w:r>
    </w:p>
    <w:p w:rsidR="00000000" w:rsidDel="00000000" w:rsidP="00000000" w:rsidRDefault="00000000" w:rsidRPr="00000000" w14:paraId="000003DB">
      <w:pPr>
        <w:spacing w:after="240" w:before="240" w:lineRule="auto"/>
        <w:rPr>
          <w:color w:val="0000ff"/>
        </w:rPr>
      </w:pPr>
      <w:r w:rsidDel="00000000" w:rsidR="00000000" w:rsidRPr="00000000">
        <w:rPr>
          <w:color w:val="0000ff"/>
          <w:rtl w:val="0"/>
        </w:rPr>
        <w:t xml:space="preserve">In Q2, students are asked to justify their choice, providing evidence of whether they can articulate a defensible rationale for practical importance (or lack thereof) using contextual reasoning rather than statistical criteria alone (e.g., avoiding treating a p-value as evidence of practical importance).</w:t>
      </w:r>
    </w:p>
    <w:p w:rsidR="00000000" w:rsidDel="00000000" w:rsidP="00000000" w:rsidRDefault="00000000" w:rsidRPr="00000000" w14:paraId="000003DC">
      <w:pPr>
        <w:rPr>
          <w:color w:val="0000ff"/>
        </w:rPr>
      </w:pPr>
      <w:r w:rsidDel="00000000" w:rsidR="00000000" w:rsidRPr="00000000">
        <w:rPr>
          <w:rtl w:val="0"/>
        </w:rPr>
      </w:r>
    </w:p>
    <w:p w:rsidR="00000000" w:rsidDel="00000000" w:rsidP="00000000" w:rsidRDefault="00000000" w:rsidRPr="00000000" w14:paraId="000003DD">
      <w:pPr>
        <w:rPr>
          <w:color w:val="0000ff"/>
        </w:rPr>
      </w:pPr>
      <w:r w:rsidDel="00000000" w:rsidR="00000000" w:rsidRPr="00000000">
        <w:rPr>
          <w:rtl w:val="0"/>
        </w:rPr>
      </w:r>
    </w:p>
    <w:bookmarkStart w:colFirst="0" w:colLast="0" w:name="kix.ofke8c57il7p" w:id="31"/>
    <w:bookmarkEnd w:id="31"/>
    <w:p w:rsidR="00000000" w:rsidDel="00000000" w:rsidP="00000000" w:rsidRDefault="00000000" w:rsidRPr="00000000" w14:paraId="000003DE">
      <w:pPr>
        <w:rPr>
          <w:b w:val="1"/>
          <w:bCs w:val="1"/>
        </w:rPr>
      </w:pPr>
      <w:r w:rsidDel="00000000" w:rsidR="00000000" w:rsidRPr="00000000">
        <w:rPr>
          <w:b w:val="1"/>
          <w:bCs w:val="1"/>
          <w:rtl w:val="0"/>
        </w:rPr>
        <w:t xml:space="preserve">PlayingSports_Practical Importance  [OE]</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A college sports magazine conducted a study to find out whether students who play sports in college are likely to earn more after college than those who don't. A nationally representative sample of 1,500 former college athletes and 1,500 non-athletes with a college degree were surveyed about their annual salary. Apart from the college sports experience, no other difference existed between the groups. The study found the average annual salary for athletes was $63,000, while for non-athletes it was $62,500. The difference in average salary ($500) produced a p-value of 0.025 from a two-tailed t-test.</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[Q1] Do you think the observed difference in average salary ($500) is practically important?</w:t>
      </w:r>
    </w:p>
    <w:p w:rsidR="00000000" w:rsidDel="00000000" w:rsidP="00000000" w:rsidRDefault="00000000" w:rsidRPr="00000000" w14:paraId="000003E3">
      <w:pPr>
        <w:rPr/>
      </w:pPr>
      <w:r w:rsidDel="00000000" w:rsidR="00000000" w:rsidRPr="00000000">
        <w:rPr>
          <w:rtl w:val="0"/>
        </w:rPr>
        <w:t xml:space="preserve">["a. Yes, it is practically important",  "b. No, it is not practically important", "c. Cannot be determined"]'''</w:t>
      </w:r>
    </w:p>
    <w:p w:rsidR="00000000" w:rsidDel="00000000" w:rsidP="00000000" w:rsidRDefault="00000000" w:rsidRPr="00000000" w14:paraId="000003E4">
      <w:pPr>
        <w:rPr/>
      </w:pPr>
      <w:r w:rsidDel="00000000" w:rsidR="00000000" w:rsidRPr="00000000">
        <w:rPr>
          <w:rtl w:val="0"/>
        </w:rPr>
        <w:t xml:space="preserve">[Q2] Explain the reasoning for your choice above.</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br w:type="page"/>
      </w:r>
      <w:r w:rsidDel="00000000" w:rsidR="00000000" w:rsidRPr="00000000">
        <w:rPr>
          <w:rtl w:val="0"/>
        </w:rPr>
      </w:r>
    </w:p>
    <w:bookmarkStart w:colFirst="0" w:colLast="0" w:name="kix.fyzbq6shr26r" w:id="32"/>
    <w:bookmarkEnd w:id="32"/>
    <w:p w:rsidR="00000000" w:rsidDel="00000000" w:rsidP="00000000" w:rsidRDefault="00000000" w:rsidRPr="00000000" w14:paraId="000003E7">
      <w:pPr>
        <w:rPr>
          <w:b w:val="1"/>
          <w:bCs w:val="1"/>
        </w:rPr>
      </w:pPr>
      <w:r w:rsidDel="00000000" w:rsidR="00000000" w:rsidRPr="00000000">
        <w:rPr>
          <w:b w:val="1"/>
          <w:bCs w:val="1"/>
          <w:rtl w:val="0"/>
        </w:rPr>
        <w:t xml:space="preserve">PlayingSports_Practical Importance [OE SG]</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35"/>
        <w:gridCol w:w="1365"/>
        <w:gridCol w:w="3450"/>
        <w:gridCol w:w="2910"/>
        <w:tblGridChange w:id="0">
          <w:tblGrid>
            <w:gridCol w:w="1635"/>
            <w:gridCol w:w="1365"/>
            <w:gridCol w:w="3450"/>
            <w:gridCol w:w="2910"/>
          </w:tblGrid>
        </w:tblGridChange>
      </w:tblGrid>
      <w:tr>
        <w:trPr>
          <w:cantSplit w:val="0"/>
          <w:trHeight w:val="530" w:hRule="atLeast"/>
          <w:tblHeader w:val="0"/>
        </w:trPr>
        <w:tc>
          <w:tcPr/>
          <w:p w:rsidR="00000000" w:rsidDel="00000000" w:rsidP="00000000" w:rsidRDefault="00000000" w:rsidRPr="00000000" w14:paraId="000003E8">
            <w:pPr>
              <w:keepLines w:val="1"/>
              <w:spacing w:line="240" w:lineRule="auto"/>
              <w:rPr>
                <w:b w:val="1"/>
                <w:bCs w:val="1"/>
                <w:color w:val="0000ff"/>
                <w:sz w:val="20"/>
                <w:szCs w:val="20"/>
              </w:rPr>
            </w:pPr>
            <w:r w:rsidDel="00000000" w:rsidR="00000000" w:rsidRPr="00000000">
              <w:rPr>
                <w:b w:val="1"/>
                <w:bCs w:val="1"/>
                <w:color w:val="0000ff"/>
                <w:sz w:val="20"/>
                <w:szCs w:val="20"/>
                <w:rtl w:val="0"/>
              </w:rPr>
              <w:t xml:space="preserve">Waypoint</w:t>
            </w:r>
          </w:p>
        </w:tc>
        <w:tc>
          <w:tcPr/>
          <w:p w:rsidR="00000000" w:rsidDel="00000000" w:rsidP="00000000" w:rsidRDefault="00000000" w:rsidRPr="00000000" w14:paraId="000003E9">
            <w:pPr>
              <w:keepLines w:val="1"/>
              <w:spacing w:line="240" w:lineRule="auto"/>
              <w:rPr>
                <w:b w:val="1"/>
                <w:bCs w:val="1"/>
                <w:color w:val="0000ff"/>
                <w:sz w:val="20"/>
                <w:szCs w:val="20"/>
              </w:rPr>
            </w:pPr>
            <w:r w:rsidDel="00000000" w:rsidR="00000000" w:rsidRPr="00000000">
              <w:rPr>
                <w:b w:val="1"/>
                <w:bCs w:val="1"/>
                <w:color w:val="0000ff"/>
                <w:sz w:val="20"/>
                <w:szCs w:val="20"/>
                <w:rtl w:val="0"/>
              </w:rPr>
              <w:t xml:space="preserve">Q1</w:t>
            </w:r>
          </w:p>
        </w:tc>
        <w:tc>
          <w:tcPr/>
          <w:p w:rsidR="00000000" w:rsidDel="00000000" w:rsidP="00000000" w:rsidRDefault="00000000" w:rsidRPr="00000000" w14:paraId="000003EA">
            <w:pPr>
              <w:keepLines w:val="1"/>
              <w:spacing w:line="240" w:lineRule="auto"/>
              <w:rPr>
                <w:b w:val="1"/>
                <w:bCs w:val="1"/>
                <w:color w:val="0000ff"/>
                <w:sz w:val="20"/>
                <w:szCs w:val="20"/>
              </w:rPr>
            </w:pPr>
            <w:r w:rsidDel="00000000" w:rsidR="00000000" w:rsidRPr="00000000">
              <w:rPr>
                <w:b w:val="1"/>
                <w:bCs w:val="1"/>
                <w:color w:val="0000ff"/>
                <w:sz w:val="20"/>
                <w:szCs w:val="20"/>
                <w:rtl w:val="0"/>
              </w:rPr>
              <w:t xml:space="preserve">Q2</w:t>
            </w:r>
          </w:p>
        </w:tc>
        <w:tc>
          <w:tcPr/>
          <w:p w:rsidR="00000000" w:rsidDel="00000000" w:rsidP="00000000" w:rsidRDefault="00000000" w:rsidRPr="00000000" w14:paraId="000003EB">
            <w:pPr>
              <w:keepLines w:val="1"/>
              <w:spacing w:line="240" w:lineRule="auto"/>
              <w:rPr>
                <w:b w:val="1"/>
                <w:bCs w:val="1"/>
                <w:color w:val="0000ff"/>
                <w:sz w:val="20"/>
                <w:szCs w:val="20"/>
              </w:rPr>
            </w:pPr>
            <w:r w:rsidDel="00000000" w:rsidR="00000000" w:rsidRPr="00000000">
              <w:rPr>
                <w:b w:val="1"/>
                <w:bCs w:val="1"/>
                <w:color w:val="0000ff"/>
                <w:sz w:val="20"/>
                <w:szCs w:val="20"/>
                <w:rtl w:val="0"/>
              </w:rPr>
              <w:t xml:space="preserve">Example Answer</w:t>
            </w:r>
          </w:p>
        </w:tc>
      </w:tr>
      <w:tr>
        <w:trPr>
          <w:cantSplit w:val="0"/>
          <w:trHeight w:val="2790" w:hRule="atLeast"/>
          <w:tblHeader w:val="0"/>
        </w:trPr>
        <w:tc>
          <w:tcPr/>
          <w:p w:rsidR="00000000" w:rsidDel="00000000" w:rsidP="00000000" w:rsidRDefault="00000000" w:rsidRPr="00000000" w14:paraId="000003EC">
            <w:pPr>
              <w:keepLines w:val="1"/>
              <w:spacing w:line="240" w:lineRule="auto"/>
              <w:rPr>
                <w:color w:val="0000ff"/>
                <w:sz w:val="20"/>
                <w:szCs w:val="20"/>
              </w:rPr>
            </w:pPr>
            <w:r w:rsidDel="00000000" w:rsidR="00000000" w:rsidRPr="00000000">
              <w:rPr>
                <w:color w:val="0000ff"/>
                <w:sz w:val="20"/>
                <w:szCs w:val="20"/>
                <w:rtl w:val="0"/>
              </w:rPr>
              <w:t xml:space="preserve">FoI4</w:t>
            </w:r>
          </w:p>
        </w:tc>
        <w:tc>
          <w:tcPr/>
          <w:p w:rsidR="00000000" w:rsidDel="00000000" w:rsidP="00000000" w:rsidRDefault="00000000" w:rsidRPr="00000000" w14:paraId="000003ED">
            <w:pPr>
              <w:keepLines w:val="1"/>
              <w:spacing w:line="240" w:lineRule="auto"/>
              <w:rPr>
                <w:color w:val="0000ff"/>
                <w:sz w:val="20"/>
                <w:szCs w:val="20"/>
              </w:rPr>
            </w:pPr>
            <w:r w:rsidDel="00000000" w:rsidR="00000000" w:rsidRPr="00000000">
              <w:rPr>
                <w:color w:val="0000ff"/>
                <w:sz w:val="20"/>
                <w:szCs w:val="20"/>
                <w:rtl w:val="0"/>
              </w:rPr>
              <w:t xml:space="preserve">b. No</w:t>
            </w:r>
          </w:p>
          <w:p w:rsidR="00000000" w:rsidDel="00000000" w:rsidP="00000000" w:rsidRDefault="00000000" w:rsidRPr="00000000" w14:paraId="000003EE">
            <w:pPr>
              <w:keepLines w:val="1"/>
              <w:spacing w:line="240" w:lineRule="auto"/>
              <w:rPr>
                <w:color w:val="0000ff"/>
                <w:sz w:val="20"/>
                <w:szCs w:val="20"/>
              </w:rPr>
            </w:pPr>
            <w:r w:rsidDel="00000000" w:rsidR="00000000" w:rsidRPr="00000000">
              <w:rPr>
                <w:rtl w:val="0"/>
              </w:rPr>
            </w:r>
          </w:p>
          <w:p w:rsidR="00000000" w:rsidDel="00000000" w:rsidP="00000000" w:rsidRDefault="00000000" w:rsidRPr="00000000" w14:paraId="000003EF">
            <w:pPr>
              <w:keepLines w:val="1"/>
              <w:spacing w:line="240" w:lineRule="auto"/>
              <w:rPr>
                <w:color w:val="0000ff"/>
                <w:sz w:val="20"/>
                <w:szCs w:val="20"/>
              </w:rPr>
            </w:pPr>
            <w:r w:rsidDel="00000000" w:rsidR="00000000" w:rsidRPr="00000000">
              <w:rPr>
                <w:rtl w:val="0"/>
              </w:rPr>
            </w:r>
          </w:p>
        </w:tc>
        <w:tc>
          <w:tcPr/>
          <w:p w:rsidR="00000000" w:rsidDel="00000000" w:rsidP="00000000" w:rsidRDefault="00000000" w:rsidRPr="00000000" w14:paraId="000003F0">
            <w:pPr>
              <w:keepLines w:val="1"/>
              <w:spacing w:line="240" w:lineRule="auto"/>
              <w:rPr>
                <w:color w:val="0000ff"/>
                <w:sz w:val="20"/>
                <w:szCs w:val="20"/>
              </w:rPr>
            </w:pPr>
            <w:r w:rsidDel="00000000" w:rsidR="00000000" w:rsidRPr="00000000">
              <w:rPr>
                <w:color w:val="0000ff"/>
                <w:sz w:val="20"/>
                <w:szCs w:val="20"/>
                <w:rtl w:val="0"/>
              </w:rPr>
              <w:t xml:space="preserve">Correctly argues that the result is not practically important using magnitude in context. Explicitly distinguishes practical importance from statistical significance. May mention the need for an effect size, confidence interval, or policy threshold.</w:t>
            </w:r>
          </w:p>
        </w:tc>
        <w:tc>
          <w:tcPr/>
          <w:p w:rsidR="00000000" w:rsidDel="00000000" w:rsidP="00000000" w:rsidRDefault="00000000" w:rsidRPr="00000000" w14:paraId="000003F1">
            <w:pPr>
              <w:keepLines w:val="1"/>
              <w:spacing w:line="240" w:lineRule="auto"/>
              <w:rPr>
                <w:color w:val="0000ff"/>
                <w:sz w:val="20"/>
                <w:szCs w:val="20"/>
              </w:rPr>
            </w:pPr>
            <w:r w:rsidDel="00000000" w:rsidR="00000000" w:rsidRPr="00000000">
              <w:rPr>
                <w:color w:val="0000ff"/>
                <w:sz w:val="20"/>
                <w:szCs w:val="20"/>
                <w:rtl w:val="0"/>
              </w:rPr>
              <w:t xml:space="preserve">“No. $500 is about 0.8% of the average salary—practically trivial. With 1,500 per group, even tiny differences can be statistically significant (p = 0.025). It’s statistically significant but not practically meaningful; we’d need an effect size, confidence interval, or policy threshold to justify action.”</w:t>
            </w:r>
          </w:p>
        </w:tc>
      </w:tr>
      <w:tr>
        <w:trPr>
          <w:cantSplit w:val="0"/>
          <w:trHeight w:val="1730" w:hRule="atLeast"/>
          <w:tblHeader w:val="0"/>
        </w:trPr>
        <w:tc>
          <w:tcPr/>
          <w:p w:rsidR="00000000" w:rsidDel="00000000" w:rsidP="00000000" w:rsidRDefault="00000000" w:rsidRPr="00000000" w14:paraId="000003F2">
            <w:pPr>
              <w:keepLines w:val="1"/>
              <w:spacing w:line="240" w:lineRule="auto"/>
              <w:rPr>
                <w:color w:val="0000ff"/>
                <w:sz w:val="20"/>
                <w:szCs w:val="20"/>
              </w:rPr>
            </w:pPr>
            <w:r w:rsidDel="00000000" w:rsidR="00000000" w:rsidRPr="00000000">
              <w:rPr>
                <w:color w:val="0000ff"/>
                <w:sz w:val="20"/>
                <w:szCs w:val="20"/>
                <w:rtl w:val="0"/>
              </w:rPr>
              <w:t xml:space="preserve">FoI3P </w:t>
            </w:r>
          </w:p>
        </w:tc>
        <w:tc>
          <w:tcPr/>
          <w:p w:rsidR="00000000" w:rsidDel="00000000" w:rsidP="00000000" w:rsidRDefault="00000000" w:rsidRPr="00000000" w14:paraId="000003F3">
            <w:pPr>
              <w:keepLines w:val="1"/>
              <w:spacing w:line="240" w:lineRule="auto"/>
              <w:rPr>
                <w:color w:val="0000ff"/>
                <w:sz w:val="20"/>
                <w:szCs w:val="20"/>
              </w:rPr>
            </w:pPr>
            <w:r w:rsidDel="00000000" w:rsidR="00000000" w:rsidRPr="00000000">
              <w:rPr>
                <w:color w:val="0000ff"/>
                <w:sz w:val="20"/>
                <w:szCs w:val="20"/>
                <w:rtl w:val="0"/>
              </w:rPr>
              <w:t xml:space="preserve">b. No</w:t>
            </w:r>
          </w:p>
        </w:tc>
        <w:tc>
          <w:tcPr/>
          <w:p w:rsidR="00000000" w:rsidDel="00000000" w:rsidP="00000000" w:rsidRDefault="00000000" w:rsidRPr="00000000" w14:paraId="000003F4">
            <w:pPr>
              <w:keepLines w:val="1"/>
              <w:spacing w:line="240" w:lineRule="auto"/>
              <w:rPr>
                <w:color w:val="0000ff"/>
                <w:sz w:val="20"/>
                <w:szCs w:val="20"/>
              </w:rPr>
            </w:pPr>
            <w:r w:rsidDel="00000000" w:rsidR="00000000" w:rsidRPr="00000000">
              <w:rPr>
                <w:color w:val="0000ff"/>
                <w:sz w:val="20"/>
                <w:szCs w:val="20"/>
                <w:rtl w:val="0"/>
              </w:rPr>
              <w:t xml:space="preserve">Provides sound reasoning focused only on practical magnitude. Computes or frames the size of the difference (percentage, effect size, or threshold) but does not discuss statistical significance.</w:t>
            </w:r>
          </w:p>
        </w:tc>
        <w:tc>
          <w:tcPr/>
          <w:p w:rsidR="00000000" w:rsidDel="00000000" w:rsidP="00000000" w:rsidRDefault="00000000" w:rsidRPr="00000000" w14:paraId="000003F5">
            <w:pPr>
              <w:keepLines w:val="1"/>
              <w:spacing w:line="240" w:lineRule="auto"/>
              <w:rPr>
                <w:color w:val="0000ff"/>
                <w:sz w:val="20"/>
                <w:szCs w:val="20"/>
              </w:rPr>
            </w:pPr>
            <w:r w:rsidDel="00000000" w:rsidR="00000000" w:rsidRPr="00000000">
              <w:rPr>
                <w:color w:val="0000ff"/>
                <w:sz w:val="20"/>
                <w:szCs w:val="20"/>
                <w:rtl w:val="0"/>
              </w:rPr>
              <w:t xml:space="preserve">“No. The difference is under 1% of annual salary, which is too small to matter for decision making.”</w:t>
            </w:r>
          </w:p>
        </w:tc>
      </w:tr>
      <w:tr>
        <w:trPr>
          <w:cantSplit w:val="0"/>
          <w:trHeight w:val="780" w:hRule="atLeast"/>
          <w:tblHeader w:val="0"/>
        </w:trPr>
        <w:tc>
          <w:tcPr/>
          <w:p w:rsidR="00000000" w:rsidDel="00000000" w:rsidP="00000000" w:rsidRDefault="00000000" w:rsidRPr="00000000" w14:paraId="000003F6">
            <w:pPr>
              <w:keepLines w:val="1"/>
              <w:spacing w:line="240" w:lineRule="auto"/>
              <w:rPr>
                <w:color w:val="0000ff"/>
                <w:sz w:val="20"/>
                <w:szCs w:val="20"/>
              </w:rPr>
            </w:pPr>
            <w:r w:rsidDel="00000000" w:rsidR="00000000" w:rsidRPr="00000000">
              <w:rPr>
                <w:color w:val="0000ff"/>
                <w:sz w:val="20"/>
                <w:szCs w:val="20"/>
                <w:rtl w:val="0"/>
              </w:rPr>
              <w:t xml:space="preserve">FoI3P</w:t>
            </w:r>
          </w:p>
        </w:tc>
        <w:tc>
          <w:tcPr/>
          <w:p w:rsidR="00000000" w:rsidDel="00000000" w:rsidP="00000000" w:rsidRDefault="00000000" w:rsidRPr="00000000" w14:paraId="000003F7">
            <w:pPr>
              <w:keepLines w:val="1"/>
              <w:spacing w:line="240" w:lineRule="auto"/>
              <w:rPr>
                <w:color w:val="0000ff"/>
                <w:sz w:val="20"/>
                <w:szCs w:val="20"/>
              </w:rPr>
            </w:pPr>
            <w:r w:rsidDel="00000000" w:rsidR="00000000" w:rsidRPr="00000000">
              <w:rPr>
                <w:color w:val="0000ff"/>
                <w:sz w:val="20"/>
                <w:szCs w:val="20"/>
                <w:rtl w:val="0"/>
              </w:rPr>
              <w:t xml:space="preserve">a. Yes</w:t>
            </w:r>
          </w:p>
        </w:tc>
        <w:tc>
          <w:tcPr/>
          <w:p w:rsidR="00000000" w:rsidDel="00000000" w:rsidP="00000000" w:rsidRDefault="00000000" w:rsidRPr="00000000" w14:paraId="000003F8">
            <w:pPr>
              <w:keepLines w:val="1"/>
              <w:spacing w:line="240" w:lineRule="auto"/>
              <w:rPr>
                <w:color w:val="0000ff"/>
                <w:sz w:val="20"/>
                <w:szCs w:val="20"/>
              </w:rPr>
            </w:pPr>
            <w:r w:rsidDel="00000000" w:rsidR="00000000" w:rsidRPr="00000000">
              <w:rPr>
                <w:color w:val="0000ff"/>
                <w:sz w:val="20"/>
                <w:szCs w:val="20"/>
                <w:rtl w:val="0"/>
              </w:rPr>
              <w:t xml:space="preserve">Interprets the magnitude as large/meaningful with correct justification.</w:t>
            </w:r>
          </w:p>
          <w:p w:rsidR="00000000" w:rsidDel="00000000" w:rsidP="00000000" w:rsidRDefault="00000000" w:rsidRPr="00000000" w14:paraId="000003F9">
            <w:pPr>
              <w:keepLines w:val="1"/>
              <w:spacing w:line="240" w:lineRule="auto"/>
              <w:rPr>
                <w:color w:val="0000ff"/>
                <w:sz w:val="20"/>
                <w:szCs w:val="20"/>
              </w:rPr>
            </w:pPr>
            <w:r w:rsidDel="00000000" w:rsidR="00000000" w:rsidRPr="00000000">
              <w:rPr>
                <w:rtl w:val="0"/>
              </w:rPr>
            </w:r>
          </w:p>
        </w:tc>
        <w:tc>
          <w:tcPr/>
          <w:p w:rsidR="00000000" w:rsidDel="00000000" w:rsidP="00000000" w:rsidRDefault="00000000" w:rsidRPr="00000000" w14:paraId="000003FA">
            <w:pPr>
              <w:keepLines w:val="1"/>
              <w:spacing w:line="240" w:lineRule="auto"/>
              <w:rPr>
                <w:color w:val="0000ff"/>
                <w:sz w:val="20"/>
                <w:szCs w:val="20"/>
              </w:rPr>
            </w:pPr>
            <w:r w:rsidDel="00000000" w:rsidR="00000000" w:rsidRPr="00000000">
              <w:rPr>
                <w:color w:val="0000ff"/>
                <w:sz w:val="20"/>
                <w:szCs w:val="20"/>
                <w:rtl w:val="0"/>
              </w:rPr>
              <w:t xml:space="preserve">“500$ can be a big difference when it’s accumulated over years.”</w:t>
            </w:r>
          </w:p>
        </w:tc>
      </w:tr>
      <w:tr>
        <w:trPr>
          <w:cantSplit w:val="0"/>
          <w:trHeight w:val="2030" w:hRule="atLeast"/>
          <w:tblHeader w:val="0"/>
        </w:trPr>
        <w:tc>
          <w:tcPr/>
          <w:p w:rsidR="00000000" w:rsidDel="00000000" w:rsidP="00000000" w:rsidRDefault="00000000" w:rsidRPr="00000000" w14:paraId="000003FB">
            <w:pPr>
              <w:keepLines w:val="1"/>
              <w:spacing w:line="240" w:lineRule="auto"/>
              <w:rPr>
                <w:color w:val="0000ff"/>
                <w:sz w:val="20"/>
                <w:szCs w:val="20"/>
              </w:rPr>
            </w:pPr>
            <w:r w:rsidDel="00000000" w:rsidR="00000000" w:rsidRPr="00000000">
              <w:rPr>
                <w:color w:val="0000ff"/>
                <w:sz w:val="20"/>
                <w:szCs w:val="20"/>
                <w:rtl w:val="0"/>
              </w:rPr>
              <w:t xml:space="preserve">FoI3P </w:t>
            </w:r>
          </w:p>
        </w:tc>
        <w:tc>
          <w:tcPr/>
          <w:p w:rsidR="00000000" w:rsidDel="00000000" w:rsidP="00000000" w:rsidRDefault="00000000" w:rsidRPr="00000000" w14:paraId="000003FC">
            <w:pPr>
              <w:keepLines w:val="1"/>
              <w:spacing w:line="240" w:lineRule="auto"/>
              <w:rPr>
                <w:color w:val="0000ff"/>
                <w:sz w:val="20"/>
                <w:szCs w:val="20"/>
              </w:rPr>
            </w:pPr>
            <w:r w:rsidDel="00000000" w:rsidR="00000000" w:rsidRPr="00000000">
              <w:rPr>
                <w:color w:val="0000ff"/>
                <w:sz w:val="20"/>
                <w:szCs w:val="20"/>
                <w:rtl w:val="0"/>
              </w:rPr>
              <w:t xml:space="preserve">c. Cannot be determined</w:t>
            </w:r>
          </w:p>
        </w:tc>
        <w:tc>
          <w:tcPr/>
          <w:p w:rsidR="00000000" w:rsidDel="00000000" w:rsidP="00000000" w:rsidRDefault="00000000" w:rsidRPr="00000000" w14:paraId="000003FD">
            <w:pPr>
              <w:keepLines w:val="1"/>
              <w:spacing w:line="240" w:lineRule="auto"/>
              <w:rPr>
                <w:color w:val="0000ff"/>
                <w:sz w:val="20"/>
                <w:szCs w:val="20"/>
              </w:rPr>
            </w:pPr>
            <w:r w:rsidDel="00000000" w:rsidR="00000000" w:rsidRPr="00000000">
              <w:rPr>
                <w:color w:val="0000ff"/>
                <w:sz w:val="20"/>
                <w:szCs w:val="20"/>
                <w:rtl w:val="0"/>
              </w:rPr>
              <w:t xml:space="preserve">Attends to the magnitude of difference ($500) and points out the criteria to determine its impact is lacking (e.g., (pooled) standard deviation of the sample’s annual salary, , effect-size benchmarks/policy thresholds). Clearly identifies what is missing.</w:t>
            </w:r>
          </w:p>
        </w:tc>
        <w:tc>
          <w:tcPr/>
          <w:p w:rsidR="00000000" w:rsidDel="00000000" w:rsidP="00000000" w:rsidRDefault="00000000" w:rsidRPr="00000000" w14:paraId="000003FE">
            <w:pPr>
              <w:keepLines w:val="1"/>
              <w:spacing w:line="240" w:lineRule="auto"/>
              <w:rPr>
                <w:color w:val="0000ff"/>
                <w:sz w:val="20"/>
                <w:szCs w:val="20"/>
              </w:rPr>
            </w:pPr>
            <w:r w:rsidDel="00000000" w:rsidR="00000000" w:rsidRPr="00000000">
              <w:rPr>
                <w:color w:val="0000ff"/>
                <w:sz w:val="20"/>
                <w:szCs w:val="20"/>
                <w:rtl w:val="0"/>
              </w:rPr>
              <w:t xml:space="preserve">“We cannot determine practical importance without an effect size, a confidence interval, or a policy threshold that tells us whether $500 matters.”</w:t>
            </w:r>
          </w:p>
        </w:tc>
      </w:tr>
      <w:tr>
        <w:trPr>
          <w:cantSplit w:val="0"/>
          <w:trHeight w:val="2030" w:hRule="atLeast"/>
          <w:tblHeader w:val="0"/>
        </w:trPr>
        <w:tc>
          <w:tcPr/>
          <w:p w:rsidR="00000000" w:rsidDel="00000000" w:rsidP="00000000" w:rsidRDefault="00000000" w:rsidRPr="00000000" w14:paraId="000003FF">
            <w:pPr>
              <w:keepLines w:val="1"/>
              <w:spacing w:line="240" w:lineRule="auto"/>
              <w:rPr>
                <w:color w:val="0000ff"/>
                <w:sz w:val="20"/>
                <w:szCs w:val="20"/>
              </w:rPr>
            </w:pPr>
            <w:r w:rsidDel="00000000" w:rsidR="00000000" w:rsidRPr="00000000">
              <w:rPr>
                <w:color w:val="0000ff"/>
                <w:sz w:val="20"/>
                <w:szCs w:val="20"/>
                <w:rtl w:val="0"/>
              </w:rPr>
              <w:t xml:space="preserve">FoI2P </w:t>
            </w:r>
          </w:p>
        </w:tc>
        <w:tc>
          <w:tcPr/>
          <w:p w:rsidR="00000000" w:rsidDel="00000000" w:rsidP="00000000" w:rsidRDefault="00000000" w:rsidRPr="00000000" w14:paraId="00000400">
            <w:pPr>
              <w:keepLines w:val="1"/>
              <w:spacing w:line="240" w:lineRule="auto"/>
              <w:rPr>
                <w:color w:val="0000ff"/>
                <w:sz w:val="20"/>
                <w:szCs w:val="20"/>
              </w:rPr>
            </w:pPr>
            <w:r w:rsidDel="00000000" w:rsidR="00000000" w:rsidRPr="00000000">
              <w:rPr>
                <w:color w:val="0000ff"/>
                <w:sz w:val="20"/>
                <w:szCs w:val="20"/>
                <w:rtl w:val="0"/>
              </w:rPr>
              <w:t xml:space="preserve">a. Yes or b. No</w:t>
            </w:r>
          </w:p>
        </w:tc>
        <w:tc>
          <w:tcPr/>
          <w:p w:rsidR="00000000" w:rsidDel="00000000" w:rsidP="00000000" w:rsidRDefault="00000000" w:rsidRPr="00000000" w14:paraId="00000401">
            <w:pPr>
              <w:widowControl w:val="0"/>
              <w:spacing w:line="240" w:lineRule="auto"/>
              <w:rPr>
                <w:color w:val="0000ff"/>
                <w:sz w:val="20"/>
                <w:szCs w:val="20"/>
              </w:rPr>
            </w:pPr>
            <w:commentRangeStart w:id="5"/>
            <w:r w:rsidDel="00000000" w:rsidR="00000000" w:rsidRPr="00000000">
              <w:rPr>
                <w:color w:val="0000ff"/>
                <w:sz w:val="20"/>
                <w:szCs w:val="20"/>
                <w:rtl w:val="0"/>
              </w:rPr>
              <w:t xml:space="preserve">(a) Simple magnitude claim without benchmark</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402">
            <w:pPr>
              <w:widowControl w:val="0"/>
              <w:spacing w:line="240" w:lineRule="auto"/>
              <w:rPr/>
            </w:pPr>
            <w:r w:rsidDel="00000000" w:rsidR="00000000" w:rsidRPr="00000000">
              <w:rPr>
                <w:color w:val="0000ff"/>
                <w:sz w:val="20"/>
                <w:szCs w:val="20"/>
                <w:rtl w:val="0"/>
              </w:rPr>
              <w:t xml:space="preserve">(b) Defines Practical Importance only with no link to the particular problem context.</w:t>
            </w:r>
            <w:r w:rsidDel="00000000" w:rsidR="00000000" w:rsidRPr="00000000">
              <w:rPr>
                <w:rtl w:val="0"/>
              </w:rPr>
            </w:r>
          </w:p>
          <w:p w:rsidR="00000000" w:rsidDel="00000000" w:rsidP="00000000" w:rsidRDefault="00000000" w:rsidRPr="00000000" w14:paraId="00000403">
            <w:pPr>
              <w:keepLines w:val="1"/>
              <w:spacing w:line="240" w:lineRule="auto"/>
              <w:rPr>
                <w:b w:val="1"/>
                <w:bCs w:val="1"/>
                <w:color w:val="0000ff"/>
                <w:sz w:val="20"/>
                <w:szCs w:val="20"/>
              </w:rPr>
            </w:pPr>
            <w:r w:rsidDel="00000000" w:rsidR="00000000" w:rsidRPr="00000000">
              <w:rPr>
                <w:rtl w:val="0"/>
              </w:rPr>
            </w:r>
          </w:p>
        </w:tc>
        <w:tc>
          <w:tcPr/>
          <w:p w:rsidR="00000000" w:rsidDel="00000000" w:rsidP="00000000" w:rsidRDefault="00000000" w:rsidRPr="00000000" w14:paraId="00000404">
            <w:pPr>
              <w:keepLines w:val="1"/>
              <w:spacing w:line="240" w:lineRule="auto"/>
              <w:rPr>
                <w:color w:val="0000ff"/>
                <w:sz w:val="20"/>
                <w:szCs w:val="20"/>
              </w:rPr>
            </w:pPr>
            <w:r w:rsidDel="00000000" w:rsidR="00000000" w:rsidRPr="00000000">
              <w:rPr>
                <w:color w:val="0000ff"/>
                <w:sz w:val="20"/>
                <w:szCs w:val="20"/>
                <w:rtl w:val="0"/>
              </w:rPr>
              <w:t xml:space="preserve">“Yes, $500 is a big raise, so it’s important.”,  “No, $500 is small.” </w:t>
            </w:r>
          </w:p>
          <w:p w:rsidR="00000000" w:rsidDel="00000000" w:rsidP="00000000" w:rsidRDefault="00000000" w:rsidRPr="00000000" w14:paraId="00000405">
            <w:pPr>
              <w:keepLines w:val="1"/>
              <w:spacing w:line="240" w:lineRule="auto"/>
              <w:rPr>
                <w:color w:val="0000ff"/>
                <w:sz w:val="20"/>
                <w:szCs w:val="20"/>
              </w:rPr>
            </w:pPr>
            <w:r w:rsidDel="00000000" w:rsidR="00000000" w:rsidRPr="00000000">
              <w:rPr>
                <w:color w:val="0000ff"/>
                <w:sz w:val="20"/>
                <w:szCs w:val="20"/>
                <w:rtl w:val="0"/>
              </w:rPr>
              <w:t xml:space="preserve">“Practical importance means whether a result matters in real life.”</w:t>
            </w:r>
          </w:p>
        </w:tc>
      </w:tr>
      <w:tr>
        <w:trPr>
          <w:cantSplit w:val="0"/>
          <w:trHeight w:val="1339.921875" w:hRule="atLeast"/>
          <w:tblHeader w:val="0"/>
        </w:trPr>
        <w:tc>
          <w:tcPr/>
          <w:p w:rsidR="00000000" w:rsidDel="00000000" w:rsidP="00000000" w:rsidRDefault="00000000" w:rsidRPr="00000000" w14:paraId="00000406">
            <w:pPr>
              <w:keepLines w:val="1"/>
              <w:spacing w:line="240" w:lineRule="auto"/>
              <w:rPr>
                <w:color w:val="0000ff"/>
                <w:sz w:val="20"/>
                <w:szCs w:val="20"/>
              </w:rPr>
            </w:pPr>
            <w:r w:rsidDel="00000000" w:rsidR="00000000" w:rsidRPr="00000000">
              <w:rPr>
                <w:color w:val="0000ff"/>
                <w:sz w:val="20"/>
                <w:szCs w:val="20"/>
                <w:rtl w:val="0"/>
              </w:rPr>
              <w:t xml:space="preserve">FoI1</w:t>
            </w:r>
          </w:p>
        </w:tc>
        <w:tc>
          <w:tcPr/>
          <w:p w:rsidR="00000000" w:rsidDel="00000000" w:rsidP="00000000" w:rsidRDefault="00000000" w:rsidRPr="00000000" w14:paraId="00000407">
            <w:pPr>
              <w:keepLines w:val="1"/>
              <w:spacing w:line="240" w:lineRule="auto"/>
              <w:rPr>
                <w:color w:val="0000ff"/>
                <w:sz w:val="20"/>
                <w:szCs w:val="20"/>
              </w:rPr>
            </w:pPr>
            <w:r w:rsidDel="00000000" w:rsidR="00000000" w:rsidRPr="00000000">
              <w:rPr>
                <w:color w:val="0000ff"/>
                <w:sz w:val="20"/>
                <w:szCs w:val="20"/>
                <w:rtl w:val="0"/>
              </w:rPr>
              <w:t xml:space="preserve">a. Yes or b. No</w:t>
            </w:r>
          </w:p>
        </w:tc>
        <w:tc>
          <w:tcPr/>
          <w:p w:rsidR="00000000" w:rsidDel="00000000" w:rsidP="00000000" w:rsidRDefault="00000000" w:rsidRPr="00000000" w14:paraId="00000408">
            <w:pPr>
              <w:keepLines w:val="1"/>
              <w:spacing w:line="240" w:lineRule="auto"/>
              <w:rPr>
                <w:color w:val="0000ff"/>
                <w:sz w:val="20"/>
                <w:szCs w:val="20"/>
              </w:rPr>
            </w:pPr>
            <w:r w:rsidDel="00000000" w:rsidR="00000000" w:rsidRPr="00000000">
              <w:rPr>
                <w:color w:val="0000ff"/>
                <w:sz w:val="20"/>
                <w:szCs w:val="20"/>
                <w:rtl w:val="0"/>
              </w:rPr>
              <w:t xml:space="preserve">(a) Purely subjective or impression-based statement (“sounds big/small”) with no quantitative or inferential reasoning.</w:t>
            </w:r>
          </w:p>
          <w:p w:rsidR="00000000" w:rsidDel="00000000" w:rsidP="00000000" w:rsidRDefault="00000000" w:rsidRPr="00000000" w14:paraId="00000409">
            <w:pPr>
              <w:keepLines w:val="1"/>
              <w:spacing w:line="240" w:lineRule="auto"/>
              <w:rPr>
                <w:b w:val="1"/>
                <w:bCs w:val="1"/>
                <w:color w:val="0000ff"/>
                <w:sz w:val="20"/>
                <w:szCs w:val="20"/>
              </w:rPr>
            </w:pPr>
            <w:r w:rsidDel="00000000" w:rsidR="00000000" w:rsidRPr="00000000">
              <w:rPr>
                <w:color w:val="0000ff"/>
                <w:sz w:val="20"/>
                <w:szCs w:val="20"/>
                <w:rtl w:val="0"/>
              </w:rPr>
              <w:t xml:space="preserve">(b) Confusion with statistical significance </w:t>
            </w:r>
            <w:r w:rsidDel="00000000" w:rsidR="00000000" w:rsidRPr="00000000">
              <w:rPr>
                <w:rtl w:val="0"/>
              </w:rPr>
            </w:r>
          </w:p>
        </w:tc>
        <w:tc>
          <w:tcPr/>
          <w:p w:rsidR="00000000" w:rsidDel="00000000" w:rsidP="00000000" w:rsidRDefault="00000000" w:rsidRPr="00000000" w14:paraId="0000040A">
            <w:pPr>
              <w:keepLines w:val="1"/>
              <w:spacing w:line="240" w:lineRule="auto"/>
              <w:rPr>
                <w:color w:val="0000ff"/>
                <w:sz w:val="20"/>
                <w:szCs w:val="20"/>
              </w:rPr>
            </w:pPr>
            <w:r w:rsidDel="00000000" w:rsidR="00000000" w:rsidRPr="00000000">
              <w:rPr>
                <w:color w:val="0000ff"/>
                <w:sz w:val="20"/>
                <w:szCs w:val="20"/>
                <w:rtl w:val="0"/>
              </w:rPr>
              <w:t xml:space="preserve">“Yes, that sounds important to me.”,  “No, it doesn’t feel important.”</w:t>
            </w:r>
          </w:p>
          <w:p w:rsidR="00000000" w:rsidDel="00000000" w:rsidP="00000000" w:rsidRDefault="00000000" w:rsidRPr="00000000" w14:paraId="0000040B">
            <w:pPr>
              <w:keepLines w:val="1"/>
              <w:spacing w:line="240" w:lineRule="auto"/>
              <w:rPr>
                <w:color w:val="0000ff"/>
                <w:sz w:val="20"/>
                <w:szCs w:val="20"/>
              </w:rPr>
            </w:pPr>
            <w:r w:rsidDel="00000000" w:rsidR="00000000" w:rsidRPr="00000000">
              <w:rPr>
                <w:color w:val="0000ff"/>
                <w:sz w:val="20"/>
                <w:szCs w:val="20"/>
                <w:rtl w:val="0"/>
              </w:rPr>
              <w:t xml:space="preserve">“Yes, p = 0.025 means there is a 97.5% chance athletes earn more.”</w:t>
            </w:r>
          </w:p>
          <w:p w:rsidR="00000000" w:rsidDel="00000000" w:rsidP="00000000" w:rsidRDefault="00000000" w:rsidRPr="00000000" w14:paraId="0000040C">
            <w:pPr>
              <w:keepLines w:val="1"/>
              <w:spacing w:line="240" w:lineRule="auto"/>
              <w:rPr>
                <w:color w:val="0000ff"/>
                <w:sz w:val="20"/>
                <w:szCs w:val="20"/>
              </w:rPr>
            </w:pPr>
            <w:r w:rsidDel="00000000" w:rsidR="00000000" w:rsidRPr="00000000">
              <w:rPr>
                <w:color w:val="0000ff"/>
                <w:sz w:val="20"/>
                <w:szCs w:val="20"/>
                <w:rtl w:val="0"/>
              </w:rPr>
              <w:t xml:space="preserve">“Yes, because p = 0.025 &lt; 0.05, so the difference is important.”</w:t>
            </w:r>
          </w:p>
        </w:tc>
      </w:tr>
      <w:tr>
        <w:trPr>
          <w:cantSplit w:val="0"/>
          <w:trHeight w:val="1130" w:hRule="atLeast"/>
          <w:tblHeader w:val="0"/>
        </w:trPr>
        <w:tc>
          <w:tcPr/>
          <w:p w:rsidR="00000000" w:rsidDel="00000000" w:rsidP="00000000" w:rsidRDefault="00000000" w:rsidRPr="00000000" w14:paraId="0000040D">
            <w:pPr>
              <w:keepLines w:val="1"/>
              <w:spacing w:line="240" w:lineRule="auto"/>
              <w:rPr>
                <w:color w:val="0000ff"/>
                <w:sz w:val="20"/>
                <w:szCs w:val="20"/>
              </w:rPr>
            </w:pPr>
            <w:r w:rsidDel="00000000" w:rsidR="00000000" w:rsidRPr="00000000">
              <w:rPr>
                <w:color w:val="0000ff"/>
                <w:sz w:val="20"/>
                <w:szCs w:val="20"/>
                <w:rtl w:val="0"/>
              </w:rPr>
              <w:t xml:space="preserve">FoI0</w:t>
            </w:r>
          </w:p>
        </w:tc>
        <w:tc>
          <w:tcPr/>
          <w:p w:rsidR="00000000" w:rsidDel="00000000" w:rsidP="00000000" w:rsidRDefault="00000000" w:rsidRPr="00000000" w14:paraId="0000040E">
            <w:pPr>
              <w:keepLines w:val="1"/>
              <w:spacing w:line="240" w:lineRule="auto"/>
              <w:rPr>
                <w:color w:val="0000ff"/>
                <w:sz w:val="20"/>
                <w:szCs w:val="20"/>
              </w:rPr>
            </w:pPr>
            <w:r w:rsidDel="00000000" w:rsidR="00000000" w:rsidRPr="00000000">
              <w:rPr>
                <w:color w:val="0000ff"/>
                <w:sz w:val="20"/>
                <w:szCs w:val="20"/>
                <w:rtl w:val="0"/>
              </w:rPr>
              <w:t xml:space="preserve">a. Yes or b. No or c. Cannot be determined</w:t>
            </w:r>
          </w:p>
        </w:tc>
        <w:tc>
          <w:tcPr/>
          <w:p w:rsidR="00000000" w:rsidDel="00000000" w:rsidP="00000000" w:rsidRDefault="00000000" w:rsidRPr="00000000" w14:paraId="0000040F">
            <w:pPr>
              <w:widowControl w:val="0"/>
              <w:spacing w:line="240" w:lineRule="auto"/>
              <w:rPr>
                <w:b w:val="1"/>
                <w:bCs w:val="1"/>
              </w:rPr>
            </w:pPr>
            <w:ins w:author="Yukie Toyama" w:id="0" w:date="2026-04-19T15:29:16Z">
              <w:r w:rsidDel="00000000" w:rsidR="00000000" w:rsidRPr="00000000">
                <w:rPr>
                  <w:rtl w:val="0"/>
                </w:rPr>
                <w:t xml:space="preserve">Justifies the importance with deterministic/over-interpretation knowledge (e.g., college sports won’t lead to big salary) or other simple statistical knowledge (e.g., sample size) OR no justification at all. No evidence of formal inference.</w:t>
              </w:r>
            </w:ins>
            <w:del w:author="Yukie Toyama" w:id="0" w:date="2026-04-19T15:29:16Z">
              <w:r w:rsidDel="00000000" w:rsidR="00000000" w:rsidRPr="00000000">
                <w:rPr>
                  <w:rtl w:val="0"/>
                </w:rPr>
                <w:delText xml:space="preserve">—</w:delText>
              </w:r>
            </w:del>
            <w:r w:rsidDel="00000000" w:rsidR="00000000" w:rsidRPr="00000000">
              <w:rPr>
                <w:rtl w:val="0"/>
              </w:rPr>
            </w:r>
          </w:p>
        </w:tc>
        <w:tc>
          <w:tcPr/>
          <w:p w:rsidR="00000000" w:rsidDel="00000000" w:rsidP="00000000" w:rsidRDefault="00000000" w:rsidRPr="00000000" w14:paraId="00000410">
            <w:pPr>
              <w:keepLines w:val="1"/>
              <w:spacing w:line="240" w:lineRule="auto"/>
              <w:rPr>
                <w:color w:val="0000ff"/>
                <w:sz w:val="20"/>
                <w:szCs w:val="20"/>
              </w:rPr>
            </w:pPr>
            <w:r w:rsidDel="00000000" w:rsidR="00000000" w:rsidRPr="00000000">
              <w:rPr>
                <w:color w:val="0000ff"/>
                <w:sz w:val="20"/>
                <w:szCs w:val="20"/>
                <w:rtl w:val="0"/>
              </w:rPr>
              <w:t xml:space="preserve">“I don’t know.”</w:t>
            </w:r>
          </w:p>
        </w:tc>
      </w:tr>
    </w:tbl>
    <w:p w:rsidR="00000000" w:rsidDel="00000000" w:rsidP="00000000" w:rsidRDefault="00000000" w:rsidRPr="00000000" w14:paraId="00000411">
      <w:pPr>
        <w:rPr/>
      </w:pPr>
      <w:r w:rsidDel="00000000" w:rsidR="00000000" w:rsidRPr="00000000">
        <w:rPr>
          <w:rtl w:val="0"/>
        </w:rPr>
        <w:br w:type="textWrapping"/>
      </w:r>
    </w:p>
    <w:p w:rsidR="00000000" w:rsidDel="00000000" w:rsidP="00000000" w:rsidRDefault="00000000" w:rsidRPr="00000000" w14:paraId="00000412">
      <w:pPr>
        <w:rPr>
          <w:b w:val="1"/>
          <w:bCs w:val="1"/>
        </w:rPr>
      </w:pPr>
      <w:r w:rsidDel="00000000" w:rsidR="00000000" w:rsidRPr="00000000">
        <w:rPr>
          <w:rtl w:val="0"/>
        </w:rPr>
      </w:r>
    </w:p>
    <w:bookmarkStart w:colFirst="0" w:colLast="0" w:name="kix.utv5np6d6921" w:id="33"/>
    <w:bookmarkEnd w:id="33"/>
    <w:p w:rsidR="00000000" w:rsidDel="00000000" w:rsidP="00000000" w:rsidRDefault="00000000" w:rsidRPr="00000000" w14:paraId="00000413">
      <w:pPr>
        <w:rPr>
          <w:b w:val="1"/>
          <w:bCs w:val="1"/>
        </w:rPr>
      </w:pPr>
      <w:r w:rsidDel="00000000" w:rsidR="00000000" w:rsidRPr="00000000">
        <w:rPr>
          <w:b w:val="1"/>
          <w:bCs w:val="1"/>
          <w:rtl w:val="0"/>
        </w:rPr>
        <w:t xml:space="preserve">PlayingSports_Practical Importance [HUMAN MC]</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[Q1] Do you think the observed difference in average salary ($500) is practically important?</w:t>
      </w:r>
    </w:p>
    <w:p w:rsidR="00000000" w:rsidDel="00000000" w:rsidP="00000000" w:rsidRDefault="00000000" w:rsidRPr="00000000" w14:paraId="00000416">
      <w:pPr>
        <w:rPr/>
      </w:pPr>
      <w:r w:rsidDel="00000000" w:rsidR="00000000" w:rsidRPr="00000000">
        <w:rPr>
          <w:rtl w:val="0"/>
        </w:rPr>
        <w:t xml:space="preserve">["a. Yes, it is practically important",  "b. No, it is not practically important", "c. Cannot be determined"]'''</w:t>
      </w:r>
    </w:p>
    <w:p w:rsidR="00000000" w:rsidDel="00000000" w:rsidP="00000000" w:rsidRDefault="00000000" w:rsidRPr="00000000" w14:paraId="00000417">
      <w:pPr>
        <w:rPr>
          <w:color w:val="0000ff"/>
        </w:rPr>
      </w:pPr>
      <w:r w:rsidDel="00000000" w:rsidR="00000000" w:rsidRPr="00000000">
        <w:rPr>
          <w:rtl w:val="0"/>
        </w:rPr>
      </w:r>
    </w:p>
    <w:p w:rsidR="00000000" w:rsidDel="00000000" w:rsidP="00000000" w:rsidRDefault="00000000" w:rsidRPr="00000000" w14:paraId="00000418">
      <w:pPr>
        <w:rPr>
          <w:b w:val="1"/>
          <w:bCs w:val="1"/>
          <w:color w:val="0000ff"/>
        </w:rPr>
      </w:pPr>
      <w:r w:rsidDel="00000000" w:rsidR="00000000" w:rsidRPr="00000000">
        <w:rPr>
          <w:b w:val="1"/>
          <w:bCs w:val="1"/>
          <w:color w:val="0000ff"/>
          <w:rtl w:val="0"/>
        </w:rPr>
        <w:t xml:space="preserve">Shown only if the student answers a. Yes in Q1</w:t>
      </w:r>
    </w:p>
    <w:p w:rsidR="00000000" w:rsidDel="00000000" w:rsidP="00000000" w:rsidRDefault="00000000" w:rsidRPr="00000000" w14:paraId="00000419">
      <w:pPr>
        <w:rPr>
          <w:color w:val="0000ff"/>
        </w:rPr>
      </w:pPr>
      <w:r w:rsidDel="00000000" w:rsidR="00000000" w:rsidRPr="00000000">
        <w:rPr>
          <w:color w:val="0000ff"/>
          <w:rtl w:val="0"/>
        </w:rPr>
        <w:t xml:space="preserve">[Q2-a]</w:t>
      </w:r>
      <w:r w:rsidDel="00000000" w:rsidR="00000000" w:rsidRPr="00000000">
        <w:rPr>
          <w:color w:val="0000ff"/>
          <w:rtl w:val="0"/>
        </w:rPr>
        <w:t xml:space="preserve"> Select the best reason for your choice.  "The findings are practically important because . . . "</w:t>
      </w:r>
    </w:p>
    <w:p w:rsidR="00000000" w:rsidDel="00000000" w:rsidP="00000000" w:rsidRDefault="00000000" w:rsidRPr="00000000" w14:paraId="0000041A">
      <w:pPr>
        <w:rPr>
          <w:color w:val="0000ff"/>
        </w:rPr>
      </w:pPr>
      <w:r w:rsidDel="00000000" w:rsidR="00000000" w:rsidRPr="00000000">
        <w:rPr>
          <w:rtl w:val="0"/>
        </w:rPr>
      </w:r>
    </w:p>
    <w:p w:rsidR="00000000" w:rsidDel="00000000" w:rsidP="00000000" w:rsidRDefault="00000000" w:rsidRPr="00000000" w14:paraId="0000041B">
      <w:pPr>
        <w:numPr>
          <w:ilvl w:val="0"/>
          <w:numId w:val="2"/>
        </w:numPr>
        <w:ind w:left="720" w:hanging="360"/>
        <w:rPr>
          <w:color w:val="0000ff"/>
        </w:rPr>
      </w:pPr>
      <w:r w:rsidDel="00000000" w:rsidR="00000000" w:rsidRPr="00000000">
        <w:rPr>
          <w:color w:val="0000ff"/>
          <w:rtl w:val="0"/>
        </w:rPr>
        <w:t xml:space="preserve">The result is statistically significant with the p-value (0.025).</w:t>
      </w:r>
    </w:p>
    <w:p w:rsidR="00000000" w:rsidDel="00000000" w:rsidP="00000000" w:rsidRDefault="00000000" w:rsidRPr="00000000" w14:paraId="0000041C">
      <w:pPr>
        <w:numPr>
          <w:ilvl w:val="0"/>
          <w:numId w:val="2"/>
        </w:numPr>
        <w:ind w:left="720" w:hanging="360"/>
        <w:rPr>
          <w:color w:val="0000ff"/>
        </w:rPr>
      </w:pPr>
      <w:r w:rsidDel="00000000" w:rsidR="00000000" w:rsidRPr="00000000">
        <w:rPr>
          <w:color w:val="0000ff"/>
          <w:rtl w:val="0"/>
        </w:rPr>
        <w:t xml:space="preserve">The $500 increase is not trivial when accumulated over years.</w:t>
      </w:r>
    </w:p>
    <w:p w:rsidR="00000000" w:rsidDel="00000000" w:rsidP="00000000" w:rsidRDefault="00000000" w:rsidRPr="00000000" w14:paraId="0000041D">
      <w:pPr>
        <w:numPr>
          <w:ilvl w:val="0"/>
          <w:numId w:val="2"/>
        </w:numPr>
        <w:ind w:left="720" w:hanging="360"/>
        <w:rPr>
          <w:color w:val="0000ff"/>
        </w:rPr>
      </w:pPr>
      <w:r w:rsidDel="00000000" w:rsidR="00000000" w:rsidRPr="00000000">
        <w:rPr>
          <w:color w:val="0000ff"/>
          <w:rtl w:val="0"/>
        </w:rPr>
        <w:t xml:space="preserve">The p-value (0.025) means 75% chance for athletes to earn more.</w:t>
      </w:r>
    </w:p>
    <w:p w:rsidR="00000000" w:rsidDel="00000000" w:rsidP="00000000" w:rsidRDefault="00000000" w:rsidRPr="00000000" w14:paraId="0000041E">
      <w:pPr>
        <w:numPr>
          <w:ilvl w:val="0"/>
          <w:numId w:val="2"/>
        </w:numPr>
        <w:ind w:left="720" w:hanging="360"/>
        <w:rPr>
          <w:color w:val="0000ff"/>
        </w:rPr>
      </w:pPr>
      <w:r w:rsidDel="00000000" w:rsidR="00000000" w:rsidRPr="00000000">
        <w:rPr>
          <w:color w:val="0000ff"/>
          <w:rtl w:val="0"/>
        </w:rPr>
        <w:t xml:space="preserve">Any salary increase is practically important as it helps one’s life. </w:t>
      </w:r>
    </w:p>
    <w:p w:rsidR="00000000" w:rsidDel="00000000" w:rsidP="00000000" w:rsidRDefault="00000000" w:rsidRPr="00000000" w14:paraId="0000041F">
      <w:pPr>
        <w:numPr>
          <w:ilvl w:val="0"/>
          <w:numId w:val="2"/>
        </w:numPr>
        <w:ind w:left="720" w:hanging="360"/>
        <w:rPr>
          <w:color w:val="0000ff"/>
        </w:rPr>
      </w:pPr>
      <w:r w:rsidDel="00000000" w:rsidR="00000000" w:rsidRPr="00000000">
        <w:rPr>
          <w:color w:val="0000ff"/>
          <w:rtl w:val="0"/>
        </w:rPr>
        <w:t xml:space="preserve">The study proves that playing sports leads to higher salaries."</w:t>
      </w:r>
    </w:p>
    <w:p w:rsidR="00000000" w:rsidDel="00000000" w:rsidP="00000000" w:rsidRDefault="00000000" w:rsidRPr="00000000" w14:paraId="00000420">
      <w:pPr>
        <w:rPr>
          <w:color w:val="0000ff"/>
        </w:rPr>
      </w:pPr>
      <w:r w:rsidDel="00000000" w:rsidR="00000000" w:rsidRPr="00000000">
        <w:rPr>
          <w:rtl w:val="0"/>
        </w:rPr>
      </w:r>
    </w:p>
    <w:p w:rsidR="00000000" w:rsidDel="00000000" w:rsidP="00000000" w:rsidRDefault="00000000" w:rsidRPr="00000000" w14:paraId="00000421">
      <w:pPr>
        <w:rPr>
          <w:color w:val="0000ff"/>
        </w:rPr>
      </w:pPr>
      <w:r w:rsidDel="00000000" w:rsidR="00000000" w:rsidRPr="00000000">
        <w:rPr>
          <w:rtl w:val="0"/>
        </w:rPr>
      </w:r>
    </w:p>
    <w:p w:rsidR="00000000" w:rsidDel="00000000" w:rsidP="00000000" w:rsidRDefault="00000000" w:rsidRPr="00000000" w14:paraId="00000422">
      <w:pPr>
        <w:rPr>
          <w:b w:val="1"/>
          <w:bCs w:val="1"/>
          <w:color w:val="0000ff"/>
        </w:rPr>
      </w:pPr>
      <w:r w:rsidDel="00000000" w:rsidR="00000000" w:rsidRPr="00000000">
        <w:rPr>
          <w:b w:val="1"/>
          <w:bCs w:val="1"/>
          <w:color w:val="0000ff"/>
          <w:rtl w:val="0"/>
        </w:rPr>
        <w:t xml:space="preserve">(shown when students answered b in Q1)</w:t>
      </w:r>
    </w:p>
    <w:p w:rsidR="00000000" w:rsidDel="00000000" w:rsidP="00000000" w:rsidRDefault="00000000" w:rsidRPr="00000000" w14:paraId="00000423">
      <w:pPr>
        <w:rPr>
          <w:color w:val="0000ff"/>
        </w:rPr>
      </w:pPr>
      <w:r w:rsidDel="00000000" w:rsidR="00000000" w:rsidRPr="00000000">
        <w:rPr>
          <w:color w:val="0000ff"/>
          <w:rtl w:val="0"/>
        </w:rPr>
        <w:t xml:space="preserve">[Q2-b] Select the best reason for your choice: "The findings are </w:t>
      </w:r>
      <w:r w:rsidDel="00000000" w:rsidR="00000000" w:rsidRPr="00000000">
        <w:rPr>
          <w:b w:val="1"/>
          <w:bCs w:val="1"/>
          <w:color w:val="0000ff"/>
          <w:rtl w:val="0"/>
        </w:rPr>
        <w:t xml:space="preserve">not </w:t>
      </w:r>
      <w:r w:rsidDel="00000000" w:rsidR="00000000" w:rsidRPr="00000000">
        <w:rPr>
          <w:color w:val="0000ff"/>
          <w:rtl w:val="0"/>
        </w:rPr>
        <w:t xml:space="preserve">practically important because . . . "</w:t>
      </w:r>
    </w:p>
    <w:p w:rsidR="00000000" w:rsidDel="00000000" w:rsidP="00000000" w:rsidRDefault="00000000" w:rsidRPr="00000000" w14:paraId="00000424">
      <w:pPr>
        <w:rPr>
          <w:color w:val="0000ff"/>
        </w:rPr>
      </w:pPr>
      <w:r w:rsidDel="00000000" w:rsidR="00000000" w:rsidRPr="00000000">
        <w:rPr>
          <w:rtl w:val="0"/>
        </w:rPr>
      </w:r>
    </w:p>
    <w:p w:rsidR="00000000" w:rsidDel="00000000" w:rsidP="00000000" w:rsidRDefault="00000000" w:rsidRPr="00000000" w14:paraId="00000425">
      <w:pPr>
        <w:rPr>
          <w:color w:val="0000ff"/>
        </w:rPr>
      </w:pPr>
      <w:r w:rsidDel="00000000" w:rsidR="00000000" w:rsidRPr="00000000">
        <w:rPr>
          <w:color w:val="0000ff"/>
          <w:rtl w:val="0"/>
        </w:rPr>
        <w:t xml:space="preserve">a. the $500 difference is too small; only ~$42 more per month.</w:t>
      </w:r>
    </w:p>
    <w:p w:rsidR="00000000" w:rsidDel="00000000" w:rsidP="00000000" w:rsidRDefault="00000000" w:rsidRPr="00000000" w14:paraId="00000426">
      <w:pPr>
        <w:rPr>
          <w:color w:val="0000ff"/>
        </w:rPr>
      </w:pPr>
      <w:r w:rsidDel="00000000" w:rsidR="00000000" w:rsidRPr="00000000">
        <w:rPr>
          <w:color w:val="0000ff"/>
          <w:rtl w:val="0"/>
        </w:rPr>
        <w:t xml:space="preserve">b. the p-value = 0.025 was too small to be practically important.</w:t>
      </w:r>
    </w:p>
    <w:p w:rsidR="00000000" w:rsidDel="00000000" w:rsidP="00000000" w:rsidRDefault="00000000" w:rsidRPr="00000000" w14:paraId="00000427">
      <w:pPr>
        <w:rPr>
          <w:color w:val="0000ff"/>
        </w:rPr>
      </w:pPr>
      <w:r w:rsidDel="00000000" w:rsidR="00000000" w:rsidRPr="00000000">
        <w:rPr>
          <w:color w:val="0000ff"/>
          <w:rtl w:val="0"/>
        </w:rPr>
        <w:t xml:space="preserve">c. the sample size is not big enough to make an important inference.</w:t>
      </w:r>
    </w:p>
    <w:p w:rsidR="00000000" w:rsidDel="00000000" w:rsidP="00000000" w:rsidRDefault="00000000" w:rsidRPr="00000000" w14:paraId="00000428">
      <w:pPr>
        <w:rPr>
          <w:color w:val="0000ff"/>
        </w:rPr>
      </w:pPr>
      <w:r w:rsidDel="00000000" w:rsidR="00000000" w:rsidRPr="00000000">
        <w:rPr>
          <w:color w:val="0000ff"/>
          <w:rtl w:val="0"/>
        </w:rPr>
        <w:t xml:space="preserve">d. the salary increase is only 2.5%; it doesn’t make much of a difference</w:t>
      </w:r>
    </w:p>
    <w:p w:rsidR="00000000" w:rsidDel="00000000" w:rsidP="00000000" w:rsidRDefault="00000000" w:rsidRPr="00000000" w14:paraId="00000429">
      <w:pPr>
        <w:rPr>
          <w:color w:val="0000ff"/>
        </w:rPr>
      </w:pPr>
      <w:r w:rsidDel="00000000" w:rsidR="00000000" w:rsidRPr="00000000">
        <w:rPr>
          <w:color w:val="0000ff"/>
          <w:rtl w:val="0"/>
        </w:rPr>
        <w:t xml:space="preserve">e. the study did not prove that playing sports increases higher salaries.</w:t>
      </w:r>
    </w:p>
    <w:p w:rsidR="00000000" w:rsidDel="00000000" w:rsidP="00000000" w:rsidRDefault="00000000" w:rsidRPr="00000000" w14:paraId="0000042A">
      <w:pPr>
        <w:rPr>
          <w:color w:val="0000ff"/>
        </w:rPr>
      </w:pPr>
      <w:r w:rsidDel="00000000" w:rsidR="00000000" w:rsidRPr="00000000">
        <w:rPr>
          <w:rtl w:val="0"/>
        </w:rPr>
      </w:r>
    </w:p>
    <w:p w:rsidR="00000000" w:rsidDel="00000000" w:rsidP="00000000" w:rsidRDefault="00000000" w:rsidRPr="00000000" w14:paraId="0000042B">
      <w:pPr>
        <w:rPr>
          <w:b w:val="1"/>
          <w:bCs w:val="1"/>
          <w:color w:val="0000ff"/>
        </w:rPr>
      </w:pPr>
      <w:r w:rsidDel="00000000" w:rsidR="00000000" w:rsidRPr="00000000">
        <w:rPr>
          <w:rtl w:val="0"/>
        </w:rPr>
      </w:r>
    </w:p>
    <w:p w:rsidR="00000000" w:rsidDel="00000000" w:rsidP="00000000" w:rsidRDefault="00000000" w:rsidRPr="00000000" w14:paraId="0000042C">
      <w:pPr>
        <w:rPr>
          <w:b w:val="1"/>
          <w:bCs w:val="1"/>
          <w:color w:val="0000ff"/>
        </w:rPr>
      </w:pPr>
      <w:r w:rsidDel="00000000" w:rsidR="00000000" w:rsidRPr="00000000">
        <w:rPr>
          <w:b w:val="1"/>
          <w:bCs w:val="1"/>
          <w:color w:val="0000ff"/>
          <w:rtl w:val="0"/>
        </w:rPr>
        <w:t xml:space="preserve">(shown when students answered c in Q1)</w:t>
      </w:r>
    </w:p>
    <w:p w:rsidR="00000000" w:rsidDel="00000000" w:rsidP="00000000" w:rsidRDefault="00000000" w:rsidRPr="00000000" w14:paraId="0000042D">
      <w:pPr>
        <w:rPr>
          <w:b w:val="1"/>
          <w:bCs w:val="1"/>
          <w:color w:val="0000ff"/>
        </w:rPr>
      </w:pPr>
      <w:r w:rsidDel="00000000" w:rsidR="00000000" w:rsidRPr="00000000">
        <w:rPr>
          <w:color w:val="0000ff"/>
          <w:rtl w:val="0"/>
        </w:rPr>
        <w:t xml:space="preserve">[Q2-c] Select the best reason for your choice: "The findings cannot be determined because . . . "</w:t>
      </w:r>
      <w:r w:rsidDel="00000000" w:rsidR="00000000" w:rsidRPr="00000000">
        <w:rPr>
          <w:rtl w:val="0"/>
        </w:rPr>
      </w:r>
    </w:p>
    <w:p w:rsidR="00000000" w:rsidDel="00000000" w:rsidP="00000000" w:rsidRDefault="00000000" w:rsidRPr="00000000" w14:paraId="0000042E">
      <w:pPr>
        <w:rPr>
          <w:b w:val="1"/>
          <w:bCs w:val="1"/>
        </w:rPr>
      </w:pPr>
      <w:r w:rsidDel="00000000" w:rsidR="00000000" w:rsidRPr="00000000">
        <w:rPr>
          <w:rtl w:val="0"/>
        </w:rPr>
      </w:r>
    </w:p>
    <w:p w:rsidR="00000000" w:rsidDel="00000000" w:rsidP="00000000" w:rsidRDefault="00000000" w:rsidRPr="00000000" w14:paraId="0000042F">
      <w:pPr>
        <w:rPr>
          <w:color w:val="0000ff"/>
        </w:rPr>
      </w:pPr>
      <w:r w:rsidDel="00000000" w:rsidR="00000000" w:rsidRPr="00000000">
        <w:rPr>
          <w:color w:val="0000ff"/>
          <w:rtl w:val="0"/>
        </w:rPr>
        <w:t xml:space="preserve">["a. no criteria are given to determine whether the salary difference is meaningful. ",</w:t>
      </w:r>
    </w:p>
    <w:p w:rsidR="00000000" w:rsidDel="00000000" w:rsidP="00000000" w:rsidRDefault="00000000" w:rsidRPr="00000000" w14:paraId="00000430">
      <w:pPr>
        <w:rPr>
          <w:color w:val="0000ff"/>
        </w:rPr>
      </w:pPr>
      <w:r w:rsidDel="00000000" w:rsidR="00000000" w:rsidRPr="00000000">
        <w:rPr>
          <w:color w:val="0000ff"/>
          <w:rtl w:val="0"/>
        </w:rPr>
        <w:t xml:space="preserve">"b. $500 can mean different things to different people; there is no universal importance. ",</w:t>
      </w:r>
    </w:p>
    <w:p w:rsidR="00000000" w:rsidDel="00000000" w:rsidP="00000000" w:rsidRDefault="00000000" w:rsidRPr="00000000" w14:paraId="00000431">
      <w:pPr>
        <w:rPr>
          <w:color w:val="0000ff"/>
        </w:rPr>
      </w:pPr>
      <w:r w:rsidDel="00000000" w:rsidR="00000000" w:rsidRPr="00000000">
        <w:rPr>
          <w:color w:val="0000ff"/>
          <w:rtl w:val="0"/>
        </w:rPr>
        <w:t xml:space="preserve">"c. we need to know whether the result is statistically significant before deciding. ",</w:t>
      </w:r>
    </w:p>
    <w:p w:rsidR="00000000" w:rsidDel="00000000" w:rsidP="00000000" w:rsidRDefault="00000000" w:rsidRPr="00000000" w14:paraId="00000432">
      <w:pPr>
        <w:rPr>
          <w:color w:val="0000ff"/>
        </w:rPr>
      </w:pPr>
      <w:r w:rsidDel="00000000" w:rsidR="00000000" w:rsidRPr="00000000">
        <w:rPr>
          <w:color w:val="0000ff"/>
          <w:rtl w:val="0"/>
        </w:rPr>
        <w:t xml:space="preserve">"d. a larger sample size is needed to determine the importance of the finding.",</w:t>
      </w:r>
    </w:p>
    <w:p w:rsidR="00000000" w:rsidDel="00000000" w:rsidP="00000000" w:rsidRDefault="00000000" w:rsidRPr="00000000" w14:paraId="00000433">
      <w:pPr>
        <w:rPr>
          <w:b w:val="1"/>
          <w:bCs w:val="1"/>
        </w:rPr>
      </w:pPr>
      <w:r w:rsidDel="00000000" w:rsidR="00000000" w:rsidRPr="00000000">
        <w:rPr>
          <w:color w:val="0000ff"/>
          <w:rtl w:val="0"/>
        </w:rPr>
        <w:t xml:space="preserve">"e. We cannot infer the importance without proof that playing sports increases salaries."</w:t>
      </w:r>
      <w:r w:rsidDel="00000000" w:rsidR="00000000" w:rsidRPr="00000000">
        <w:rPr>
          <w:rtl w:val="0"/>
        </w:rPr>
      </w:r>
    </w:p>
    <w:p w:rsidR="00000000" w:rsidDel="00000000" w:rsidP="00000000" w:rsidRDefault="00000000" w:rsidRPr="00000000" w14:paraId="00000434">
      <w:pPr>
        <w:rPr>
          <w:b w:val="1"/>
          <w:bCs w:val="1"/>
        </w:rPr>
      </w:pPr>
      <w:r w:rsidDel="00000000" w:rsidR="00000000" w:rsidRPr="00000000">
        <w:rPr>
          <w:rtl w:val="0"/>
        </w:rPr>
      </w:r>
    </w:p>
    <w:p w:rsidR="00000000" w:rsidDel="00000000" w:rsidP="00000000" w:rsidRDefault="00000000" w:rsidRPr="00000000" w14:paraId="00000435">
      <w:pPr>
        <w:rPr>
          <w:b w:val="1"/>
          <w:bCs w:val="1"/>
        </w:rPr>
      </w:pPr>
      <w:r w:rsidDel="00000000" w:rsidR="00000000" w:rsidRPr="00000000">
        <w:br w:type="page"/>
      </w:r>
      <w:r w:rsidDel="00000000" w:rsidR="00000000" w:rsidRPr="00000000">
        <w:rPr>
          <w:rtl w:val="0"/>
        </w:rPr>
      </w:r>
    </w:p>
    <w:bookmarkStart w:colFirst="0" w:colLast="0" w:name="kix.w08jhmc7v7zx" w:id="34"/>
    <w:bookmarkEnd w:id="34"/>
    <w:p w:rsidR="00000000" w:rsidDel="00000000" w:rsidP="00000000" w:rsidRDefault="00000000" w:rsidRPr="00000000" w14:paraId="00000436">
      <w:pPr>
        <w:rPr>
          <w:b w:val="1"/>
          <w:bCs w:val="1"/>
        </w:rPr>
      </w:pPr>
      <w:r w:rsidDel="00000000" w:rsidR="00000000" w:rsidRPr="00000000">
        <w:rPr>
          <w:b w:val="1"/>
          <w:bCs w:val="1"/>
          <w:rtl w:val="0"/>
        </w:rPr>
        <w:t xml:space="preserve">PlayingSports_Practical Importance [HUMAN MC SG]</w:t>
      </w:r>
    </w:p>
    <w:p w:rsidR="00000000" w:rsidDel="00000000" w:rsidP="00000000" w:rsidRDefault="00000000" w:rsidRPr="00000000" w14:paraId="00000437">
      <w:pPr>
        <w:rPr>
          <w:b w:val="1"/>
          <w:bCs w:val="1"/>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80"/>
        <w:gridCol w:w="1800"/>
        <w:gridCol w:w="1860"/>
        <w:gridCol w:w="1995"/>
        <w:gridCol w:w="2925"/>
        <w:tblGridChange w:id="0">
          <w:tblGrid>
            <w:gridCol w:w="780"/>
            <w:gridCol w:w="1800"/>
            <w:gridCol w:w="1860"/>
            <w:gridCol w:w="1995"/>
            <w:gridCol w:w="2925"/>
          </w:tblGrid>
        </w:tblGridChange>
      </w:tblGrid>
      <w:tr>
        <w:trPr>
          <w:cantSplit w:val="0"/>
          <w:trHeight w:val="530" w:hRule="atLeast"/>
          <w:tblHeader w:val="0"/>
        </w:trPr>
        <w:tc>
          <w:tcPr/>
          <w:p w:rsidR="00000000" w:rsidDel="00000000" w:rsidP="00000000" w:rsidRDefault="00000000" w:rsidRPr="00000000" w14:paraId="00000438">
            <w:pPr>
              <w:keepLines w:val="1"/>
              <w:widowControl w:val="0"/>
              <w:spacing w:line="240" w:lineRule="auto"/>
              <w:rPr>
                <w:b w:val="1"/>
                <w:bCs w:val="1"/>
                <w:color w:val="0000ff"/>
                <w:sz w:val="20"/>
                <w:szCs w:val="20"/>
              </w:rPr>
            </w:pPr>
            <w:r w:rsidDel="00000000" w:rsidR="00000000" w:rsidRPr="00000000">
              <w:rPr>
                <w:b w:val="1"/>
                <w:bCs w:val="1"/>
                <w:color w:val="0000ff"/>
                <w:sz w:val="20"/>
                <w:szCs w:val="20"/>
                <w:rtl w:val="0"/>
              </w:rPr>
              <w:t xml:space="preserve">Waypoint</w:t>
            </w:r>
          </w:p>
        </w:tc>
        <w:tc>
          <w:tcPr/>
          <w:p w:rsidR="00000000" w:rsidDel="00000000" w:rsidP="00000000" w:rsidRDefault="00000000" w:rsidRPr="00000000" w14:paraId="00000439">
            <w:pPr>
              <w:keepLines w:val="1"/>
              <w:widowControl w:val="0"/>
              <w:spacing w:line="240" w:lineRule="auto"/>
              <w:rPr>
                <w:b w:val="1"/>
                <w:bCs w:val="1"/>
                <w:color w:val="0000ff"/>
                <w:sz w:val="20"/>
                <w:szCs w:val="20"/>
              </w:rPr>
            </w:pPr>
            <w:r w:rsidDel="00000000" w:rsidR="00000000" w:rsidRPr="00000000">
              <w:rPr>
                <w:b w:val="1"/>
                <w:bCs w:val="1"/>
                <w:color w:val="0000ff"/>
                <w:sz w:val="20"/>
                <w:szCs w:val="20"/>
                <w:rtl w:val="0"/>
              </w:rPr>
              <w:t xml:space="preserve">Q1</w:t>
            </w:r>
          </w:p>
        </w:tc>
        <w:tc>
          <w:tcPr/>
          <w:p w:rsidR="00000000" w:rsidDel="00000000" w:rsidP="00000000" w:rsidRDefault="00000000" w:rsidRPr="00000000" w14:paraId="0000043A">
            <w:pPr>
              <w:keepLines w:val="1"/>
              <w:widowControl w:val="0"/>
              <w:spacing w:line="240" w:lineRule="auto"/>
              <w:rPr>
                <w:b w:val="1"/>
                <w:bCs w:val="1"/>
                <w:color w:val="0000ff"/>
                <w:sz w:val="20"/>
                <w:szCs w:val="20"/>
              </w:rPr>
            </w:pPr>
            <w:r w:rsidDel="00000000" w:rsidR="00000000" w:rsidRPr="00000000">
              <w:rPr>
                <w:b w:val="1"/>
                <w:bCs w:val="1"/>
                <w:color w:val="0000ff"/>
                <w:sz w:val="20"/>
                <w:szCs w:val="20"/>
                <w:rtl w:val="0"/>
              </w:rPr>
              <w:t xml:space="preserve">Q2-a</w:t>
            </w:r>
          </w:p>
        </w:tc>
        <w:tc>
          <w:tcPr/>
          <w:p w:rsidR="00000000" w:rsidDel="00000000" w:rsidP="00000000" w:rsidRDefault="00000000" w:rsidRPr="00000000" w14:paraId="0000043B">
            <w:pPr>
              <w:keepLines w:val="1"/>
              <w:widowControl w:val="0"/>
              <w:spacing w:line="240" w:lineRule="auto"/>
              <w:rPr>
                <w:b w:val="1"/>
                <w:bCs w:val="1"/>
                <w:color w:val="0000ff"/>
                <w:sz w:val="20"/>
                <w:szCs w:val="20"/>
              </w:rPr>
            </w:pPr>
            <w:r w:rsidDel="00000000" w:rsidR="00000000" w:rsidRPr="00000000">
              <w:rPr>
                <w:b w:val="1"/>
                <w:bCs w:val="1"/>
                <w:color w:val="0000ff"/>
                <w:sz w:val="20"/>
                <w:szCs w:val="20"/>
                <w:rtl w:val="0"/>
              </w:rPr>
              <w:t xml:space="preserve">Q2-b</w:t>
            </w:r>
          </w:p>
        </w:tc>
        <w:tc>
          <w:tcPr/>
          <w:p w:rsidR="00000000" w:rsidDel="00000000" w:rsidP="00000000" w:rsidRDefault="00000000" w:rsidRPr="00000000" w14:paraId="0000043C">
            <w:pPr>
              <w:keepLines w:val="1"/>
              <w:widowControl w:val="0"/>
              <w:spacing w:line="240" w:lineRule="auto"/>
              <w:rPr>
                <w:b w:val="1"/>
                <w:bCs w:val="1"/>
                <w:color w:val="0000ff"/>
                <w:sz w:val="20"/>
                <w:szCs w:val="20"/>
              </w:rPr>
            </w:pPr>
            <w:r w:rsidDel="00000000" w:rsidR="00000000" w:rsidRPr="00000000">
              <w:rPr>
                <w:b w:val="1"/>
                <w:bCs w:val="1"/>
                <w:color w:val="0000ff"/>
                <w:sz w:val="20"/>
                <w:szCs w:val="20"/>
                <w:rtl w:val="0"/>
              </w:rPr>
              <w:t xml:space="preserve">Q2-c</w:t>
            </w:r>
          </w:p>
        </w:tc>
      </w:tr>
      <w:tr>
        <w:trPr>
          <w:cantSplit w:val="0"/>
          <w:trHeight w:val="431.99999999999994" w:hRule="atLeast"/>
          <w:tblHeader w:val="0"/>
        </w:trPr>
        <w:tc>
          <w:tcPr/>
          <w:p w:rsidR="00000000" w:rsidDel="00000000" w:rsidP="00000000" w:rsidRDefault="00000000" w:rsidRPr="00000000" w14:paraId="0000043D">
            <w:pPr>
              <w:keepLines w:val="1"/>
              <w:widowControl w:val="0"/>
              <w:spacing w:line="240" w:lineRule="auto"/>
              <w:rPr>
                <w:color w:val="0000ff"/>
                <w:sz w:val="20"/>
                <w:szCs w:val="20"/>
              </w:rPr>
            </w:pPr>
            <w:r w:rsidDel="00000000" w:rsidR="00000000" w:rsidRPr="00000000">
              <w:rPr>
                <w:color w:val="0000ff"/>
                <w:sz w:val="20"/>
                <w:szCs w:val="20"/>
                <w:rtl w:val="0"/>
              </w:rPr>
              <w:t xml:space="preserve">FoI3P </w:t>
            </w:r>
          </w:p>
        </w:tc>
        <w:tc>
          <w:tcPr/>
          <w:p w:rsidR="00000000" w:rsidDel="00000000" w:rsidP="00000000" w:rsidRDefault="00000000" w:rsidRPr="00000000" w14:paraId="0000043E">
            <w:pPr>
              <w:keepLines w:val="1"/>
              <w:widowControl w:val="0"/>
              <w:spacing w:line="240" w:lineRule="auto"/>
              <w:rPr>
                <w:color w:val="0000ff"/>
                <w:sz w:val="20"/>
                <w:szCs w:val="20"/>
              </w:rPr>
            </w:pPr>
            <w:r w:rsidDel="00000000" w:rsidR="00000000" w:rsidRPr="00000000">
              <w:rPr>
                <w:color w:val="0000ff"/>
                <w:sz w:val="20"/>
                <w:szCs w:val="20"/>
                <w:rtl w:val="0"/>
              </w:rPr>
              <w:t xml:space="preserve">a. Yes</w:t>
            </w:r>
          </w:p>
          <w:p w:rsidR="00000000" w:rsidDel="00000000" w:rsidP="00000000" w:rsidRDefault="00000000" w:rsidRPr="00000000" w14:paraId="0000043F">
            <w:pPr>
              <w:keepLines w:val="1"/>
              <w:widowControl w:val="0"/>
              <w:spacing w:line="240" w:lineRule="auto"/>
              <w:rPr>
                <w:color w:val="0000ff"/>
                <w:sz w:val="20"/>
                <w:szCs w:val="20"/>
              </w:rPr>
            </w:pPr>
            <w:r w:rsidDel="00000000" w:rsidR="00000000" w:rsidRPr="00000000">
              <w:rPr>
                <w:color w:val="0000ff"/>
                <w:sz w:val="20"/>
                <w:szCs w:val="20"/>
                <w:rtl w:val="0"/>
              </w:rPr>
              <w:t xml:space="preserve">b. No</w:t>
            </w:r>
          </w:p>
          <w:p w:rsidR="00000000" w:rsidDel="00000000" w:rsidP="00000000" w:rsidRDefault="00000000" w:rsidRPr="00000000" w14:paraId="00000440">
            <w:pPr>
              <w:keepLines w:val="1"/>
              <w:widowControl w:val="0"/>
              <w:spacing w:line="240" w:lineRule="auto"/>
              <w:rPr>
                <w:color w:val="0000ff"/>
                <w:sz w:val="20"/>
                <w:szCs w:val="20"/>
              </w:rPr>
            </w:pPr>
            <w:r w:rsidDel="00000000" w:rsidR="00000000" w:rsidRPr="00000000">
              <w:rPr>
                <w:color w:val="0000ff"/>
                <w:sz w:val="20"/>
                <w:szCs w:val="20"/>
                <w:rtl w:val="0"/>
              </w:rPr>
              <w:t xml:space="preserve">c. Can’t decide</w:t>
            </w:r>
          </w:p>
        </w:tc>
        <w:tc>
          <w:tcPr/>
          <w:p w:rsidR="00000000" w:rsidDel="00000000" w:rsidP="00000000" w:rsidRDefault="00000000" w:rsidRPr="00000000" w14:paraId="00000441">
            <w:pPr>
              <w:keepLines w:val="1"/>
              <w:widowControl w:val="0"/>
              <w:spacing w:line="240" w:lineRule="auto"/>
              <w:rPr>
                <w:color w:val="0000ff"/>
                <w:sz w:val="20"/>
                <w:szCs w:val="20"/>
              </w:rPr>
            </w:pPr>
            <w:r w:rsidDel="00000000" w:rsidR="00000000" w:rsidRPr="00000000">
              <w:rPr>
                <w:color w:val="0000ff"/>
                <w:sz w:val="20"/>
                <w:szCs w:val="20"/>
                <w:rtl w:val="0"/>
              </w:rPr>
              <w:t xml:space="preserve">b</w:t>
            </w:r>
          </w:p>
        </w:tc>
        <w:tc>
          <w:tcPr/>
          <w:p w:rsidR="00000000" w:rsidDel="00000000" w:rsidP="00000000" w:rsidRDefault="00000000" w:rsidRPr="00000000" w14:paraId="00000442">
            <w:pPr>
              <w:keepLines w:val="1"/>
              <w:widowControl w:val="0"/>
              <w:spacing w:line="240" w:lineRule="auto"/>
              <w:rPr>
                <w:color w:val="0000ff"/>
                <w:sz w:val="20"/>
                <w:szCs w:val="20"/>
              </w:rPr>
            </w:pPr>
            <w:r w:rsidDel="00000000" w:rsidR="00000000" w:rsidRPr="00000000">
              <w:rPr>
                <w:rtl w:val="0"/>
              </w:rPr>
            </w:r>
          </w:p>
          <w:p w:rsidR="00000000" w:rsidDel="00000000" w:rsidP="00000000" w:rsidRDefault="00000000" w:rsidRPr="00000000" w14:paraId="00000443">
            <w:pPr>
              <w:keepLines w:val="1"/>
              <w:widowControl w:val="0"/>
              <w:spacing w:line="240" w:lineRule="auto"/>
              <w:rPr>
                <w:color w:val="0000ff"/>
                <w:sz w:val="20"/>
                <w:szCs w:val="20"/>
              </w:rPr>
            </w:pPr>
            <w:r w:rsidDel="00000000" w:rsidR="00000000" w:rsidRPr="00000000">
              <w:rPr>
                <w:color w:val="0000ff"/>
                <w:sz w:val="20"/>
                <w:szCs w:val="20"/>
                <w:rtl w:val="0"/>
              </w:rPr>
              <w:t xml:space="preserve">a</w:t>
            </w:r>
          </w:p>
        </w:tc>
        <w:tc>
          <w:tcPr/>
          <w:p w:rsidR="00000000" w:rsidDel="00000000" w:rsidP="00000000" w:rsidRDefault="00000000" w:rsidRPr="00000000" w14:paraId="00000444">
            <w:pPr>
              <w:keepLines w:val="1"/>
              <w:widowControl w:val="0"/>
              <w:spacing w:line="240" w:lineRule="auto"/>
              <w:rPr>
                <w:color w:val="0000ff"/>
                <w:sz w:val="20"/>
                <w:szCs w:val="20"/>
              </w:rPr>
            </w:pPr>
            <w:r w:rsidDel="00000000" w:rsidR="00000000" w:rsidRPr="00000000">
              <w:rPr>
                <w:rtl w:val="0"/>
              </w:rPr>
            </w:r>
          </w:p>
          <w:p w:rsidR="00000000" w:rsidDel="00000000" w:rsidP="00000000" w:rsidRDefault="00000000" w:rsidRPr="00000000" w14:paraId="00000445">
            <w:pPr>
              <w:keepLines w:val="1"/>
              <w:widowControl w:val="0"/>
              <w:spacing w:line="240" w:lineRule="auto"/>
              <w:rPr>
                <w:color w:val="0000ff"/>
                <w:sz w:val="20"/>
                <w:szCs w:val="20"/>
              </w:rPr>
            </w:pPr>
            <w:r w:rsidDel="00000000" w:rsidR="00000000" w:rsidRPr="00000000">
              <w:rPr>
                <w:rtl w:val="0"/>
              </w:rPr>
            </w:r>
          </w:p>
          <w:p w:rsidR="00000000" w:rsidDel="00000000" w:rsidP="00000000" w:rsidRDefault="00000000" w:rsidRPr="00000000" w14:paraId="00000446">
            <w:pPr>
              <w:keepLines w:val="1"/>
              <w:widowControl w:val="0"/>
              <w:spacing w:line="240" w:lineRule="auto"/>
              <w:rPr>
                <w:color w:val="0000ff"/>
                <w:sz w:val="20"/>
                <w:szCs w:val="20"/>
              </w:rPr>
            </w:pPr>
            <w:r w:rsidDel="00000000" w:rsidR="00000000" w:rsidRPr="00000000">
              <w:rPr>
                <w:color w:val="0000ff"/>
                <w:sz w:val="20"/>
                <w:szCs w:val="20"/>
                <w:rtl w:val="0"/>
              </w:rPr>
              <w:t xml:space="preserve">a</w:t>
            </w:r>
          </w:p>
        </w:tc>
      </w:tr>
      <w:tr>
        <w:trPr>
          <w:cantSplit w:val="0"/>
          <w:trHeight w:val="431.99999999999994" w:hRule="atLeast"/>
          <w:tblHeader w:val="0"/>
        </w:trPr>
        <w:tc>
          <w:tcPr/>
          <w:p w:rsidR="00000000" w:rsidDel="00000000" w:rsidP="00000000" w:rsidRDefault="00000000" w:rsidRPr="00000000" w14:paraId="00000447">
            <w:pPr>
              <w:keepLines w:val="1"/>
              <w:widowControl w:val="0"/>
              <w:spacing w:line="240" w:lineRule="auto"/>
              <w:rPr>
                <w:color w:val="0000ff"/>
                <w:sz w:val="20"/>
                <w:szCs w:val="20"/>
              </w:rPr>
            </w:pPr>
            <w:r w:rsidDel="00000000" w:rsidR="00000000" w:rsidRPr="00000000">
              <w:rPr>
                <w:color w:val="0000ff"/>
                <w:sz w:val="20"/>
                <w:szCs w:val="20"/>
                <w:rtl w:val="0"/>
              </w:rPr>
              <w:t xml:space="preserve">FoI2P </w:t>
            </w:r>
          </w:p>
        </w:tc>
        <w:tc>
          <w:tcPr/>
          <w:p w:rsidR="00000000" w:rsidDel="00000000" w:rsidP="00000000" w:rsidRDefault="00000000" w:rsidRPr="00000000" w14:paraId="00000448">
            <w:pPr>
              <w:keepLines w:val="1"/>
              <w:widowControl w:val="0"/>
              <w:spacing w:line="240" w:lineRule="auto"/>
              <w:rPr>
                <w:color w:val="0000ff"/>
                <w:sz w:val="20"/>
                <w:szCs w:val="20"/>
              </w:rPr>
            </w:pPr>
            <w:r w:rsidDel="00000000" w:rsidR="00000000" w:rsidRPr="00000000">
              <w:rPr>
                <w:color w:val="0000ff"/>
                <w:sz w:val="20"/>
                <w:szCs w:val="20"/>
                <w:rtl w:val="0"/>
              </w:rPr>
              <w:t xml:space="preserve">a. Yes</w:t>
            </w:r>
          </w:p>
          <w:p w:rsidR="00000000" w:rsidDel="00000000" w:rsidP="00000000" w:rsidRDefault="00000000" w:rsidRPr="00000000" w14:paraId="00000449">
            <w:pPr>
              <w:keepLines w:val="1"/>
              <w:widowControl w:val="0"/>
              <w:spacing w:line="240" w:lineRule="auto"/>
              <w:rPr>
                <w:color w:val="0000ff"/>
                <w:sz w:val="20"/>
                <w:szCs w:val="20"/>
              </w:rPr>
            </w:pPr>
            <w:r w:rsidDel="00000000" w:rsidR="00000000" w:rsidRPr="00000000">
              <w:rPr>
                <w:color w:val="0000ff"/>
                <w:sz w:val="20"/>
                <w:szCs w:val="20"/>
                <w:rtl w:val="0"/>
              </w:rPr>
              <w:t xml:space="preserve">b. No</w:t>
            </w:r>
          </w:p>
          <w:p w:rsidR="00000000" w:rsidDel="00000000" w:rsidP="00000000" w:rsidRDefault="00000000" w:rsidRPr="00000000" w14:paraId="0000044A">
            <w:pPr>
              <w:keepLines w:val="1"/>
              <w:widowControl w:val="0"/>
              <w:spacing w:line="240" w:lineRule="auto"/>
              <w:rPr>
                <w:color w:val="0000ff"/>
                <w:sz w:val="20"/>
                <w:szCs w:val="20"/>
              </w:rPr>
            </w:pPr>
            <w:r w:rsidDel="00000000" w:rsidR="00000000" w:rsidRPr="00000000">
              <w:rPr>
                <w:color w:val="0000ff"/>
                <w:sz w:val="20"/>
                <w:szCs w:val="20"/>
                <w:rtl w:val="0"/>
              </w:rPr>
              <w:t xml:space="preserve">c. Can’t decide</w:t>
            </w:r>
          </w:p>
        </w:tc>
        <w:tc>
          <w:tcPr/>
          <w:p w:rsidR="00000000" w:rsidDel="00000000" w:rsidP="00000000" w:rsidRDefault="00000000" w:rsidRPr="00000000" w14:paraId="0000044B">
            <w:pPr>
              <w:keepLines w:val="1"/>
              <w:widowControl w:val="0"/>
              <w:spacing w:line="240" w:lineRule="auto"/>
              <w:rPr>
                <w:color w:val="0000ff"/>
                <w:sz w:val="20"/>
                <w:szCs w:val="20"/>
              </w:rPr>
            </w:pPr>
            <w:r w:rsidDel="00000000" w:rsidR="00000000" w:rsidRPr="00000000">
              <w:rPr>
                <w:color w:val="0000ff"/>
                <w:sz w:val="20"/>
                <w:szCs w:val="20"/>
                <w:rtl w:val="0"/>
              </w:rPr>
              <w:t xml:space="preserve">a</w:t>
            </w:r>
          </w:p>
        </w:tc>
        <w:tc>
          <w:tcPr/>
          <w:p w:rsidR="00000000" w:rsidDel="00000000" w:rsidP="00000000" w:rsidRDefault="00000000" w:rsidRPr="00000000" w14:paraId="0000044C">
            <w:pPr>
              <w:keepLines w:val="1"/>
              <w:widowControl w:val="0"/>
              <w:spacing w:line="240" w:lineRule="auto"/>
              <w:rPr>
                <w:color w:val="0000ff"/>
                <w:sz w:val="20"/>
                <w:szCs w:val="20"/>
              </w:rPr>
            </w:pPr>
            <w:r w:rsidDel="00000000" w:rsidR="00000000" w:rsidRPr="00000000">
              <w:rPr>
                <w:rtl w:val="0"/>
              </w:rPr>
            </w:r>
          </w:p>
          <w:p w:rsidR="00000000" w:rsidDel="00000000" w:rsidP="00000000" w:rsidRDefault="00000000" w:rsidRPr="00000000" w14:paraId="0000044D">
            <w:pPr>
              <w:keepLines w:val="1"/>
              <w:widowControl w:val="0"/>
              <w:spacing w:line="240" w:lineRule="auto"/>
              <w:rPr>
                <w:color w:val="0000ff"/>
                <w:sz w:val="20"/>
                <w:szCs w:val="20"/>
              </w:rPr>
            </w:pPr>
            <w:r w:rsidDel="00000000" w:rsidR="00000000" w:rsidRPr="00000000">
              <w:rPr>
                <w:color w:val="0000ff"/>
                <w:sz w:val="20"/>
                <w:szCs w:val="20"/>
                <w:rtl w:val="0"/>
              </w:rPr>
              <w:t xml:space="preserve">b</w:t>
            </w:r>
          </w:p>
        </w:tc>
        <w:tc>
          <w:tcPr/>
          <w:p w:rsidR="00000000" w:rsidDel="00000000" w:rsidP="00000000" w:rsidRDefault="00000000" w:rsidRPr="00000000" w14:paraId="0000044E">
            <w:pPr>
              <w:keepLines w:val="1"/>
              <w:widowControl w:val="0"/>
              <w:spacing w:line="240" w:lineRule="auto"/>
              <w:rPr>
                <w:color w:val="0000ff"/>
                <w:sz w:val="20"/>
                <w:szCs w:val="20"/>
              </w:rPr>
            </w:pPr>
            <w:r w:rsidDel="00000000" w:rsidR="00000000" w:rsidRPr="00000000">
              <w:rPr>
                <w:rtl w:val="0"/>
              </w:rPr>
            </w:r>
          </w:p>
          <w:p w:rsidR="00000000" w:rsidDel="00000000" w:rsidP="00000000" w:rsidRDefault="00000000" w:rsidRPr="00000000" w14:paraId="0000044F">
            <w:pPr>
              <w:keepLines w:val="1"/>
              <w:widowControl w:val="0"/>
              <w:spacing w:line="240" w:lineRule="auto"/>
              <w:rPr>
                <w:color w:val="0000ff"/>
                <w:sz w:val="20"/>
                <w:szCs w:val="20"/>
              </w:rPr>
            </w:pPr>
            <w:r w:rsidDel="00000000" w:rsidR="00000000" w:rsidRPr="00000000">
              <w:rPr>
                <w:rtl w:val="0"/>
              </w:rPr>
            </w:r>
          </w:p>
          <w:p w:rsidR="00000000" w:rsidDel="00000000" w:rsidP="00000000" w:rsidRDefault="00000000" w:rsidRPr="00000000" w14:paraId="00000450">
            <w:pPr>
              <w:keepLines w:val="1"/>
              <w:widowControl w:val="0"/>
              <w:spacing w:line="240" w:lineRule="auto"/>
              <w:rPr>
                <w:color w:val="0000ff"/>
                <w:sz w:val="20"/>
                <w:szCs w:val="20"/>
              </w:rPr>
            </w:pPr>
            <w:r w:rsidDel="00000000" w:rsidR="00000000" w:rsidRPr="00000000">
              <w:rPr>
                <w:color w:val="0000ff"/>
                <w:sz w:val="20"/>
                <w:szCs w:val="20"/>
                <w:rtl w:val="0"/>
              </w:rPr>
              <w:t xml:space="preserve">b</w:t>
            </w:r>
          </w:p>
        </w:tc>
      </w:tr>
      <w:tr>
        <w:trPr>
          <w:cantSplit w:val="0"/>
          <w:trHeight w:val="431.99999999999994" w:hRule="atLeast"/>
          <w:tblHeader w:val="0"/>
        </w:trPr>
        <w:tc>
          <w:tcPr/>
          <w:p w:rsidR="00000000" w:rsidDel="00000000" w:rsidP="00000000" w:rsidRDefault="00000000" w:rsidRPr="00000000" w14:paraId="00000451">
            <w:pPr>
              <w:keepLines w:val="1"/>
              <w:widowControl w:val="0"/>
              <w:spacing w:line="240" w:lineRule="auto"/>
              <w:rPr>
                <w:color w:val="0000ff"/>
                <w:sz w:val="20"/>
                <w:szCs w:val="20"/>
              </w:rPr>
            </w:pPr>
            <w:r w:rsidDel="00000000" w:rsidR="00000000" w:rsidRPr="00000000">
              <w:rPr>
                <w:color w:val="0000ff"/>
                <w:sz w:val="20"/>
                <w:szCs w:val="20"/>
                <w:rtl w:val="0"/>
              </w:rPr>
              <w:t xml:space="preserve">FoI1</w:t>
            </w:r>
          </w:p>
        </w:tc>
        <w:tc>
          <w:tcPr/>
          <w:p w:rsidR="00000000" w:rsidDel="00000000" w:rsidP="00000000" w:rsidRDefault="00000000" w:rsidRPr="00000000" w14:paraId="00000452">
            <w:pPr>
              <w:keepLines w:val="1"/>
              <w:widowControl w:val="0"/>
              <w:spacing w:line="240" w:lineRule="auto"/>
              <w:rPr>
                <w:color w:val="0000ff"/>
                <w:sz w:val="20"/>
                <w:szCs w:val="20"/>
              </w:rPr>
            </w:pPr>
            <w:r w:rsidDel="00000000" w:rsidR="00000000" w:rsidRPr="00000000">
              <w:rPr>
                <w:color w:val="0000ff"/>
                <w:sz w:val="20"/>
                <w:szCs w:val="20"/>
                <w:rtl w:val="0"/>
              </w:rPr>
              <w:t xml:space="preserve">a. Yes </w:t>
            </w:r>
          </w:p>
          <w:p w:rsidR="00000000" w:rsidDel="00000000" w:rsidP="00000000" w:rsidRDefault="00000000" w:rsidRPr="00000000" w14:paraId="00000453">
            <w:pPr>
              <w:keepLines w:val="1"/>
              <w:widowControl w:val="0"/>
              <w:spacing w:line="240" w:lineRule="auto"/>
              <w:rPr>
                <w:color w:val="0000ff"/>
                <w:sz w:val="20"/>
                <w:szCs w:val="20"/>
              </w:rPr>
            </w:pPr>
            <w:r w:rsidDel="00000000" w:rsidR="00000000" w:rsidRPr="00000000">
              <w:rPr>
                <w:color w:val="0000ff"/>
                <w:sz w:val="20"/>
                <w:szCs w:val="20"/>
                <w:rtl w:val="0"/>
              </w:rPr>
              <w:t xml:space="preserve">b. No</w:t>
            </w:r>
          </w:p>
          <w:p w:rsidR="00000000" w:rsidDel="00000000" w:rsidP="00000000" w:rsidRDefault="00000000" w:rsidRPr="00000000" w14:paraId="00000454">
            <w:pPr>
              <w:keepLines w:val="1"/>
              <w:widowControl w:val="0"/>
              <w:spacing w:line="240" w:lineRule="auto"/>
              <w:rPr>
                <w:color w:val="0000ff"/>
                <w:sz w:val="20"/>
                <w:szCs w:val="20"/>
              </w:rPr>
            </w:pPr>
            <w:r w:rsidDel="00000000" w:rsidR="00000000" w:rsidRPr="00000000">
              <w:rPr>
                <w:color w:val="0000ff"/>
                <w:sz w:val="20"/>
                <w:szCs w:val="20"/>
                <w:rtl w:val="0"/>
              </w:rPr>
              <w:t xml:space="preserve">c. Can’t decide</w:t>
            </w:r>
          </w:p>
        </w:tc>
        <w:tc>
          <w:tcPr/>
          <w:p w:rsidR="00000000" w:rsidDel="00000000" w:rsidP="00000000" w:rsidRDefault="00000000" w:rsidRPr="00000000" w14:paraId="00000455">
            <w:pPr>
              <w:keepLines w:val="1"/>
              <w:widowControl w:val="0"/>
              <w:spacing w:line="240" w:lineRule="auto"/>
              <w:rPr>
                <w:color w:val="0000ff"/>
                <w:sz w:val="20"/>
                <w:szCs w:val="20"/>
              </w:rPr>
            </w:pPr>
            <w:r w:rsidDel="00000000" w:rsidR="00000000" w:rsidRPr="00000000">
              <w:rPr>
                <w:color w:val="0000ff"/>
                <w:sz w:val="20"/>
                <w:szCs w:val="20"/>
                <w:rtl w:val="0"/>
              </w:rPr>
              <w:t xml:space="preserve">c/d</w:t>
            </w:r>
          </w:p>
        </w:tc>
        <w:tc>
          <w:tcPr/>
          <w:p w:rsidR="00000000" w:rsidDel="00000000" w:rsidP="00000000" w:rsidRDefault="00000000" w:rsidRPr="00000000" w14:paraId="00000456">
            <w:pPr>
              <w:keepLines w:val="1"/>
              <w:widowControl w:val="0"/>
              <w:spacing w:line="240" w:lineRule="auto"/>
              <w:rPr>
                <w:color w:val="0000ff"/>
                <w:sz w:val="20"/>
                <w:szCs w:val="20"/>
              </w:rPr>
            </w:pPr>
            <w:r w:rsidDel="00000000" w:rsidR="00000000" w:rsidRPr="00000000">
              <w:rPr>
                <w:rtl w:val="0"/>
              </w:rPr>
            </w:r>
          </w:p>
          <w:p w:rsidR="00000000" w:rsidDel="00000000" w:rsidP="00000000" w:rsidRDefault="00000000" w:rsidRPr="00000000" w14:paraId="00000457">
            <w:pPr>
              <w:keepLines w:val="1"/>
              <w:widowControl w:val="0"/>
              <w:spacing w:line="240" w:lineRule="auto"/>
              <w:rPr>
                <w:color w:val="0000ff"/>
                <w:sz w:val="20"/>
                <w:szCs w:val="20"/>
              </w:rPr>
            </w:pPr>
            <w:r w:rsidDel="00000000" w:rsidR="00000000" w:rsidRPr="00000000">
              <w:rPr>
                <w:color w:val="0000ff"/>
                <w:sz w:val="20"/>
                <w:szCs w:val="20"/>
                <w:rtl w:val="0"/>
              </w:rPr>
              <w:t xml:space="preserve">c/d</w:t>
            </w:r>
          </w:p>
        </w:tc>
        <w:tc>
          <w:tcPr/>
          <w:p w:rsidR="00000000" w:rsidDel="00000000" w:rsidP="00000000" w:rsidRDefault="00000000" w:rsidRPr="00000000" w14:paraId="00000458">
            <w:pPr>
              <w:keepLines w:val="1"/>
              <w:widowControl w:val="0"/>
              <w:spacing w:line="240" w:lineRule="auto"/>
              <w:rPr>
                <w:color w:val="0000ff"/>
                <w:sz w:val="20"/>
                <w:szCs w:val="20"/>
              </w:rPr>
            </w:pPr>
            <w:r w:rsidDel="00000000" w:rsidR="00000000" w:rsidRPr="00000000">
              <w:rPr>
                <w:rtl w:val="0"/>
              </w:rPr>
            </w:r>
          </w:p>
          <w:p w:rsidR="00000000" w:rsidDel="00000000" w:rsidP="00000000" w:rsidRDefault="00000000" w:rsidRPr="00000000" w14:paraId="00000459">
            <w:pPr>
              <w:keepLines w:val="1"/>
              <w:widowControl w:val="0"/>
              <w:spacing w:line="240" w:lineRule="auto"/>
              <w:rPr>
                <w:color w:val="0000ff"/>
                <w:sz w:val="20"/>
                <w:szCs w:val="20"/>
              </w:rPr>
            </w:pPr>
            <w:r w:rsidDel="00000000" w:rsidR="00000000" w:rsidRPr="00000000">
              <w:rPr>
                <w:rtl w:val="0"/>
              </w:rPr>
            </w:r>
          </w:p>
          <w:p w:rsidR="00000000" w:rsidDel="00000000" w:rsidP="00000000" w:rsidRDefault="00000000" w:rsidRPr="00000000" w14:paraId="0000045A">
            <w:pPr>
              <w:keepLines w:val="1"/>
              <w:widowControl w:val="0"/>
              <w:spacing w:line="240" w:lineRule="auto"/>
              <w:rPr>
                <w:color w:val="0000ff"/>
                <w:sz w:val="20"/>
                <w:szCs w:val="20"/>
              </w:rPr>
            </w:pPr>
            <w:r w:rsidDel="00000000" w:rsidR="00000000" w:rsidRPr="00000000">
              <w:rPr>
                <w:color w:val="0000ff"/>
                <w:sz w:val="20"/>
                <w:szCs w:val="20"/>
                <w:rtl w:val="0"/>
              </w:rPr>
              <w:t xml:space="preserve">c</w:t>
            </w:r>
          </w:p>
        </w:tc>
      </w:tr>
      <w:tr>
        <w:trPr>
          <w:cantSplit w:val="0"/>
          <w:trHeight w:val="431.99999999999994" w:hRule="atLeast"/>
          <w:tblHeader w:val="0"/>
        </w:trPr>
        <w:tc>
          <w:tcPr/>
          <w:p w:rsidR="00000000" w:rsidDel="00000000" w:rsidP="00000000" w:rsidRDefault="00000000" w:rsidRPr="00000000" w14:paraId="0000045B">
            <w:pPr>
              <w:keepLines w:val="1"/>
              <w:widowControl w:val="0"/>
              <w:spacing w:line="240" w:lineRule="auto"/>
              <w:rPr>
                <w:color w:val="0000ff"/>
                <w:sz w:val="20"/>
                <w:szCs w:val="20"/>
              </w:rPr>
            </w:pPr>
            <w:r w:rsidDel="00000000" w:rsidR="00000000" w:rsidRPr="00000000">
              <w:rPr>
                <w:color w:val="0000ff"/>
                <w:sz w:val="20"/>
                <w:szCs w:val="20"/>
                <w:rtl w:val="0"/>
              </w:rPr>
              <w:t xml:space="preserve">FoI0</w:t>
            </w:r>
          </w:p>
        </w:tc>
        <w:tc>
          <w:tcPr/>
          <w:p w:rsidR="00000000" w:rsidDel="00000000" w:rsidP="00000000" w:rsidRDefault="00000000" w:rsidRPr="00000000" w14:paraId="0000045C">
            <w:pPr>
              <w:keepLines w:val="1"/>
              <w:widowControl w:val="0"/>
              <w:spacing w:line="240" w:lineRule="auto"/>
              <w:rPr>
                <w:color w:val="0000ff"/>
                <w:sz w:val="20"/>
                <w:szCs w:val="20"/>
              </w:rPr>
            </w:pPr>
            <w:r w:rsidDel="00000000" w:rsidR="00000000" w:rsidRPr="00000000">
              <w:rPr>
                <w:color w:val="0000ff"/>
                <w:sz w:val="20"/>
                <w:szCs w:val="20"/>
                <w:rtl w:val="0"/>
              </w:rPr>
              <w:t xml:space="preserve">a. Yes</w:t>
            </w:r>
          </w:p>
          <w:p w:rsidR="00000000" w:rsidDel="00000000" w:rsidP="00000000" w:rsidRDefault="00000000" w:rsidRPr="00000000" w14:paraId="0000045D">
            <w:pPr>
              <w:keepLines w:val="1"/>
              <w:widowControl w:val="0"/>
              <w:spacing w:line="240" w:lineRule="auto"/>
              <w:rPr>
                <w:color w:val="0000ff"/>
                <w:sz w:val="20"/>
                <w:szCs w:val="20"/>
              </w:rPr>
            </w:pPr>
            <w:r w:rsidDel="00000000" w:rsidR="00000000" w:rsidRPr="00000000">
              <w:rPr>
                <w:color w:val="0000ff"/>
                <w:sz w:val="20"/>
                <w:szCs w:val="20"/>
                <w:rtl w:val="0"/>
              </w:rPr>
              <w:t xml:space="preserve">b. No</w:t>
            </w:r>
          </w:p>
          <w:p w:rsidR="00000000" w:rsidDel="00000000" w:rsidP="00000000" w:rsidRDefault="00000000" w:rsidRPr="00000000" w14:paraId="0000045E">
            <w:pPr>
              <w:keepLines w:val="1"/>
              <w:widowControl w:val="0"/>
              <w:spacing w:line="240" w:lineRule="auto"/>
              <w:rPr>
                <w:color w:val="0000ff"/>
                <w:sz w:val="20"/>
                <w:szCs w:val="20"/>
              </w:rPr>
            </w:pPr>
            <w:r w:rsidDel="00000000" w:rsidR="00000000" w:rsidRPr="00000000">
              <w:rPr>
                <w:color w:val="0000ff"/>
                <w:sz w:val="20"/>
                <w:szCs w:val="20"/>
                <w:rtl w:val="0"/>
              </w:rPr>
              <w:t xml:space="preserve">c. Can’t decide</w:t>
            </w:r>
          </w:p>
        </w:tc>
        <w:tc>
          <w:tcPr/>
          <w:p w:rsidR="00000000" w:rsidDel="00000000" w:rsidP="00000000" w:rsidRDefault="00000000" w:rsidRPr="00000000" w14:paraId="0000045F">
            <w:pPr>
              <w:keepLines w:val="1"/>
              <w:widowControl w:val="0"/>
              <w:spacing w:line="240" w:lineRule="auto"/>
              <w:rPr>
                <w:color w:val="0000ff"/>
                <w:sz w:val="20"/>
                <w:szCs w:val="20"/>
              </w:rPr>
            </w:pPr>
            <w:r w:rsidDel="00000000" w:rsidR="00000000" w:rsidRPr="00000000">
              <w:rPr>
                <w:color w:val="0000ff"/>
                <w:sz w:val="20"/>
                <w:szCs w:val="20"/>
                <w:rtl w:val="0"/>
              </w:rPr>
              <w:t xml:space="preserve">e</w:t>
            </w:r>
          </w:p>
        </w:tc>
        <w:tc>
          <w:tcPr/>
          <w:p w:rsidR="00000000" w:rsidDel="00000000" w:rsidP="00000000" w:rsidRDefault="00000000" w:rsidRPr="00000000" w14:paraId="00000460">
            <w:pPr>
              <w:keepLines w:val="1"/>
              <w:widowControl w:val="0"/>
              <w:spacing w:line="240" w:lineRule="auto"/>
              <w:rPr>
                <w:color w:val="0000ff"/>
                <w:sz w:val="20"/>
                <w:szCs w:val="20"/>
              </w:rPr>
            </w:pPr>
            <w:r w:rsidDel="00000000" w:rsidR="00000000" w:rsidRPr="00000000">
              <w:rPr>
                <w:rtl w:val="0"/>
              </w:rPr>
            </w:r>
          </w:p>
          <w:p w:rsidR="00000000" w:rsidDel="00000000" w:rsidP="00000000" w:rsidRDefault="00000000" w:rsidRPr="00000000" w14:paraId="00000461">
            <w:pPr>
              <w:keepLines w:val="1"/>
              <w:widowControl w:val="0"/>
              <w:spacing w:line="240" w:lineRule="auto"/>
              <w:rPr>
                <w:color w:val="0000ff"/>
                <w:sz w:val="20"/>
                <w:szCs w:val="20"/>
              </w:rPr>
            </w:pPr>
            <w:r w:rsidDel="00000000" w:rsidR="00000000" w:rsidRPr="00000000">
              <w:rPr>
                <w:color w:val="0000ff"/>
                <w:sz w:val="20"/>
                <w:szCs w:val="20"/>
                <w:rtl w:val="0"/>
              </w:rPr>
              <w:t xml:space="preserve">e</w:t>
            </w:r>
          </w:p>
        </w:tc>
        <w:tc>
          <w:tcPr/>
          <w:p w:rsidR="00000000" w:rsidDel="00000000" w:rsidP="00000000" w:rsidRDefault="00000000" w:rsidRPr="00000000" w14:paraId="00000462">
            <w:pPr>
              <w:keepLines w:val="1"/>
              <w:widowControl w:val="0"/>
              <w:spacing w:line="240" w:lineRule="auto"/>
              <w:rPr>
                <w:color w:val="0000ff"/>
                <w:sz w:val="20"/>
                <w:szCs w:val="20"/>
              </w:rPr>
            </w:pPr>
            <w:r w:rsidDel="00000000" w:rsidR="00000000" w:rsidRPr="00000000">
              <w:rPr>
                <w:rtl w:val="0"/>
              </w:rPr>
            </w:r>
          </w:p>
          <w:p w:rsidR="00000000" w:rsidDel="00000000" w:rsidP="00000000" w:rsidRDefault="00000000" w:rsidRPr="00000000" w14:paraId="00000463">
            <w:pPr>
              <w:keepLines w:val="1"/>
              <w:widowControl w:val="0"/>
              <w:spacing w:line="240" w:lineRule="auto"/>
              <w:rPr>
                <w:color w:val="0000ff"/>
                <w:sz w:val="20"/>
                <w:szCs w:val="20"/>
              </w:rPr>
            </w:pPr>
            <w:r w:rsidDel="00000000" w:rsidR="00000000" w:rsidRPr="00000000">
              <w:rPr>
                <w:rtl w:val="0"/>
              </w:rPr>
            </w:r>
          </w:p>
          <w:p w:rsidR="00000000" w:rsidDel="00000000" w:rsidP="00000000" w:rsidRDefault="00000000" w:rsidRPr="00000000" w14:paraId="00000464">
            <w:pPr>
              <w:keepLines w:val="1"/>
              <w:widowControl w:val="0"/>
              <w:spacing w:line="240" w:lineRule="auto"/>
              <w:rPr>
                <w:color w:val="0000ff"/>
                <w:sz w:val="20"/>
                <w:szCs w:val="20"/>
              </w:rPr>
            </w:pPr>
            <w:r w:rsidDel="00000000" w:rsidR="00000000" w:rsidRPr="00000000">
              <w:rPr>
                <w:color w:val="0000ff"/>
                <w:sz w:val="20"/>
                <w:szCs w:val="20"/>
                <w:rtl w:val="0"/>
              </w:rPr>
              <w:t xml:space="preserve">d/e</w:t>
            </w:r>
          </w:p>
        </w:tc>
      </w:tr>
    </w:tbl>
    <w:p w:rsidR="00000000" w:rsidDel="00000000" w:rsidP="00000000" w:rsidRDefault="00000000" w:rsidRPr="00000000" w14:paraId="00000465">
      <w:pPr>
        <w:rPr>
          <w:b w:val="1"/>
          <w:bCs w:val="1"/>
        </w:rPr>
      </w:pPr>
      <w:r w:rsidDel="00000000" w:rsidR="00000000" w:rsidRPr="00000000">
        <w:rPr>
          <w:rtl w:val="0"/>
        </w:rPr>
      </w:r>
    </w:p>
    <w:sectPr>
      <w:headerReference r:id="rId12"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yemin Park" w:id="5" w:date="2026-04-20T07:08:20Z">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Attends to the magnitude/difference but the explanation is vague/incomplete or shows a misconception.</w:t>
      </w:r>
    </w:p>
  </w:comment>
  <w:comment w:author="Hyemin Park" w:id="0" w:date="2026-02-26T05:57:20Z">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write design feature</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(1)번하면서 item/SG 마지막 수정</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SR version+SG 만들기</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 사람들에게 무러보기</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Original Sets(OE &amp; humanSR) finalize</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마크 보여주고 -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6. (5)으로 llm-MC 만들기</w:t>
      </w:r>
    </w:p>
  </w:comment>
  <w:comment w:author="Hyemin Park" w:id="1" w:date="2026-02-26T06:08:12Z">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2 -&gt; sandwich2+3 합치기</w:t>
      </w:r>
    </w:p>
  </w:comment>
  <w:comment w:author="Hyemin Park" w:id="2" w:date="2026-02-26T06:58:04Z">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1+2+3번 일 //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나 1,2,4 // 언니 3,5,6</w:t>
      </w:r>
    </w:p>
  </w:comment>
  <w:comment w:author="Yukie Toyama" w:id="3" w:date="2026-04-19T00:21:52Z">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@hyemin.park@berkeley.edu I think there is no "partially correct" element in this. I'd regard this as FoI1 rather than FoI2.</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hyemin.park@berkeley.edu_</w:t>
      </w:r>
    </w:p>
  </w:comment>
  <w:comment w:author="Hyemin Park" w:id="4" w:date="2026-04-20T05:57:50Z">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@yukie.toyama@berkeley.edu I agree with you. Do you have recommendations for what can be FoI2 answer?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6">
    <w:pPr>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4.png"/><Relationship Id="rId12"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spreadsheets/d/1Xxd3RozXO3V-Su0fI0ILb4GszGbfHISW/edit?gid=1173836050#gid=1173836050"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